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42BA" w14:textId="6195C95E" w:rsidR="00DA54E6" w:rsidRPr="00DA54E6" w:rsidRDefault="00DA54E6" w:rsidP="00DA54E6">
      <w:pPr>
        <w:jc w:val="center"/>
        <w:rPr>
          <w:rFonts w:ascii="Libre Baskerville" w:eastAsia="Libre Baskerville" w:hAnsi="Libre Baskerville" w:cs="Libre Baskerville"/>
          <w:color w:val="403CCF"/>
          <w:kern w:val="24"/>
          <w:sz w:val="48"/>
          <w:szCs w:val="48"/>
          <w:lang w:val="en-US"/>
        </w:rPr>
      </w:pPr>
      <w:r w:rsidRPr="00DA54E6">
        <w:rPr>
          <w:rFonts w:ascii="Libre Baskerville" w:eastAsia="Libre Baskerville" w:hAnsi="Libre Baskerville" w:cs="Libre Baskerville"/>
          <w:color w:val="403CCF"/>
          <w:kern w:val="24"/>
          <w:sz w:val="48"/>
          <w:szCs w:val="48"/>
          <w:lang w:val="en-US"/>
        </w:rPr>
        <w:t>European HealthTech</w:t>
      </w:r>
    </w:p>
    <w:p w14:paraId="62E8FBBF" w14:textId="48BE0153" w:rsidR="00117BEC" w:rsidRDefault="00DA54E6" w:rsidP="00117BEC">
      <w:pPr>
        <w:jc w:val="center"/>
        <w:rPr>
          <w:rFonts w:ascii="Libre Baskerville" w:eastAsia="Libre Baskerville" w:hAnsi="Libre Baskerville" w:cs="Libre Baskerville"/>
          <w:color w:val="403CCF"/>
          <w:kern w:val="24"/>
          <w:sz w:val="48"/>
          <w:szCs w:val="48"/>
          <w:lang w:val="en-US"/>
        </w:rPr>
      </w:pPr>
      <w:r w:rsidRPr="00DA54E6">
        <w:rPr>
          <w:rFonts w:ascii="Libre Baskerville" w:eastAsia="Libre Baskerville" w:hAnsi="Libre Baskerville" w:cs="Libre Baskerville"/>
          <w:color w:val="403CCF"/>
          <w:kern w:val="24"/>
          <w:sz w:val="48"/>
          <w:szCs w:val="48"/>
          <w:lang w:val="en-US"/>
        </w:rPr>
        <w:t>Co-Creation &amp; Innovation Platform</w:t>
      </w:r>
    </w:p>
    <w:p w14:paraId="12DC6DC7" w14:textId="44D988CB" w:rsidR="00117BEC" w:rsidRDefault="009559EA" w:rsidP="00DA54E6">
      <w:pPr>
        <w:jc w:val="center"/>
        <w:rPr>
          <w:rFonts w:ascii="Libre Baskerville" w:eastAsia="Libre Baskerville" w:hAnsi="Libre Baskerville" w:cs="Libre Baskerville"/>
          <w:color w:val="403CCF"/>
          <w:kern w:val="24"/>
          <w:sz w:val="48"/>
          <w:szCs w:val="48"/>
          <w:lang w:val="en-US"/>
        </w:rPr>
      </w:pPr>
      <w:r w:rsidRPr="009559EA">
        <w:rPr>
          <w:noProof/>
        </w:rPr>
        <w:t xml:space="preserve"> </w:t>
      </w:r>
      <w:r w:rsidRPr="009559EA">
        <w:rPr>
          <w:rFonts w:ascii="Libre Baskerville" w:eastAsia="Libre Baskerville" w:hAnsi="Libre Baskerville" w:cs="Libre Baskerville"/>
          <w:noProof/>
          <w:color w:val="403CCF"/>
          <w:kern w:val="24"/>
          <w:sz w:val="48"/>
          <w:szCs w:val="48"/>
          <w:lang w:val="en-US"/>
        </w:rPr>
        <w:drawing>
          <wp:inline distT="0" distB="0" distL="0" distR="0" wp14:anchorId="70B80BC7" wp14:editId="57F53E10">
            <wp:extent cx="4685122" cy="2560299"/>
            <wp:effectExtent l="0" t="0" r="1270" b="5715"/>
            <wp:docPr id="1722050536" name="Picture 1" descr="A diagram of a road with blue pointer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50536" name="Picture 1" descr="A diagram of a road with blue pointers and blue dots&#10;&#10;AI-generated content may be incorrect."/>
                    <pic:cNvPicPr/>
                  </pic:nvPicPr>
                  <pic:blipFill>
                    <a:blip r:embed="rId5"/>
                    <a:stretch>
                      <a:fillRect/>
                    </a:stretch>
                  </pic:blipFill>
                  <pic:spPr>
                    <a:xfrm>
                      <a:off x="0" y="0"/>
                      <a:ext cx="4759385" cy="2600882"/>
                    </a:xfrm>
                    <a:prstGeom prst="rect">
                      <a:avLst/>
                    </a:prstGeom>
                  </pic:spPr>
                </pic:pic>
              </a:graphicData>
            </a:graphic>
          </wp:inline>
        </w:drawing>
      </w:r>
    </w:p>
    <w:p w14:paraId="505A404A" w14:textId="0D3AA0F5" w:rsidR="00DA54E6" w:rsidRPr="00DA54E6" w:rsidRDefault="00117BEC" w:rsidP="00DA54E6">
      <w:pPr>
        <w:spacing w:line="970" w:lineRule="exact"/>
        <w:rPr>
          <w:rFonts w:ascii="Libre Baskerville" w:eastAsia="Libre Baskerville" w:hAnsi="Libre Baskerville" w:cs="Libre Baskerville"/>
          <w:color w:val="403CCF"/>
          <w:kern w:val="24"/>
          <w:sz w:val="40"/>
          <w:szCs w:val="40"/>
          <w:lang w:val="en-US"/>
          <w14:ligatures w14:val="none"/>
        </w:rPr>
      </w:pPr>
      <w:r w:rsidRPr="00DA54E6">
        <w:rPr>
          <w:rFonts w:ascii="Times New Roman" w:eastAsia="Times New Roman" w:hAnsi="Times New Roman" w:cs="Times New Roman"/>
          <w:b/>
          <w:bCs/>
          <w:noProof/>
          <w:kern w:val="0"/>
          <w:sz w:val="40"/>
          <w:szCs w:val="40"/>
          <w14:ligatures w14:val="none"/>
        </w:rPr>
        <mc:AlternateContent>
          <mc:Choice Requires="wps">
            <w:drawing>
              <wp:anchor distT="0" distB="0" distL="114300" distR="114300" simplePos="0" relativeHeight="251665408" behindDoc="0" locked="0" layoutInCell="1" allowOverlap="1" wp14:anchorId="4577DAA8" wp14:editId="56EC21FF">
                <wp:simplePos x="0" y="0"/>
                <wp:positionH relativeFrom="column">
                  <wp:posOffset>0</wp:posOffset>
                </wp:positionH>
                <wp:positionV relativeFrom="paragraph">
                  <wp:posOffset>625620</wp:posOffset>
                </wp:positionV>
                <wp:extent cx="6308090" cy="1354061"/>
                <wp:effectExtent l="0" t="0" r="3810" b="5080"/>
                <wp:wrapNone/>
                <wp:docPr id="1645821520" name="Shape 3"/>
                <wp:cNvGraphicFramePr/>
                <a:graphic xmlns:a="http://schemas.openxmlformats.org/drawingml/2006/main">
                  <a:graphicData uri="http://schemas.microsoft.com/office/word/2010/wordprocessingShape">
                    <wps:wsp>
                      <wps:cNvSpPr/>
                      <wps:spPr>
                        <a:xfrm>
                          <a:off x="0" y="0"/>
                          <a:ext cx="6308090" cy="1354061"/>
                        </a:xfrm>
                        <a:prstGeom prst="roundRect">
                          <a:avLst>
                            <a:gd name="adj" fmla="val 759"/>
                          </a:avLst>
                        </a:prstGeom>
                        <a:solidFill>
                          <a:srgbClr val="403CCF"/>
                        </a:solidFill>
                        <a:ln/>
                      </wps:spPr>
                      <wps:bodyPr/>
                    </wps:wsp>
                  </a:graphicData>
                </a:graphic>
                <wp14:sizeRelH relativeFrom="margin">
                  <wp14:pctWidth>0</wp14:pctWidth>
                </wp14:sizeRelH>
                <wp14:sizeRelV relativeFrom="margin">
                  <wp14:pctHeight>0</wp14:pctHeight>
                </wp14:sizeRelV>
              </wp:anchor>
            </w:drawing>
          </mc:Choice>
          <mc:Fallback>
            <w:pict>
              <v:roundrect w14:anchorId="0D134BED" id="Shape 3" o:spid="_x0000_s1026" style="position:absolute;margin-left:0;margin-top:49.25pt;width:496.7pt;height:106.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9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" fillcolor="#403ccf" stroked="f"/>
            </w:pict>
          </mc:Fallback>
        </mc:AlternateContent>
      </w: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6432" behindDoc="0" locked="0" layoutInCell="1" allowOverlap="1" wp14:anchorId="47ACCEAE" wp14:editId="4271A12B">
                <wp:simplePos x="0" y="0"/>
                <wp:positionH relativeFrom="column">
                  <wp:posOffset>198120</wp:posOffset>
                </wp:positionH>
                <wp:positionV relativeFrom="paragraph">
                  <wp:posOffset>636270</wp:posOffset>
                </wp:positionV>
                <wp:extent cx="4730750" cy="309880"/>
                <wp:effectExtent l="0" t="0" r="0" b="0"/>
                <wp:wrapNone/>
                <wp:docPr id="1996734133" name="Text 4"/>
                <wp:cNvGraphicFramePr/>
                <a:graphic xmlns:a="http://schemas.openxmlformats.org/drawingml/2006/main">
                  <a:graphicData uri="http://schemas.microsoft.com/office/word/2010/wordprocessingShape">
                    <wps:wsp>
                      <wps:cNvSpPr/>
                      <wps:spPr>
                        <a:xfrm>
                          <a:off x="0" y="0"/>
                          <a:ext cx="4730750" cy="309880"/>
                        </a:xfrm>
                        <a:prstGeom prst="rect">
                          <a:avLst/>
                        </a:prstGeom>
                        <a:noFill/>
                        <a:ln/>
                      </wps:spPr>
                      <wps:txbx>
                        <w:txbxContent>
                          <w:p w14:paraId="45FE6AB7" w14:textId="64E813AA" w:rsidR="00DA54E6" w:rsidRPr="00117BEC" w:rsidRDefault="00DA54E6" w:rsidP="00DA54E6">
                            <w:pPr>
                              <w:spacing w:line="480" w:lineRule="exact"/>
                              <w:rPr>
                                <w:rFonts w:ascii="Libre Baskerville" w:eastAsia="Libre Baskerville" w:hAnsi="Libre Baskerville" w:cs="Libre Baskerville"/>
                                <w:color w:val="FFFFFF"/>
                                <w:kern w:val="24"/>
                                <w:sz w:val="32"/>
                                <w:szCs w:val="32"/>
                                <w:lang w:val="en-US"/>
                                <w14:ligatures w14:val="none"/>
                              </w:rPr>
                            </w:pPr>
                            <w:r w:rsidRPr="00117BEC">
                              <w:rPr>
                                <w:rFonts w:ascii="Libre Baskerville" w:eastAsia="Libre Baskerville" w:hAnsi="Libre Baskerville" w:cs="Libre Baskerville"/>
                                <w:color w:val="FFFFFF"/>
                                <w:kern w:val="24"/>
                                <w:sz w:val="32"/>
                                <w:szCs w:val="32"/>
                                <w:lang w:val="en-US"/>
                              </w:rPr>
                              <w:t>Why Structured Co-Creation Matters?</w:t>
                            </w:r>
                          </w:p>
                        </w:txbxContent>
                      </wps:txbx>
                      <wps:bodyPr wrap="none" lIns="0" tIns="0" rIns="0" bIns="0" rtlCol="0" anchor="t"/>
                    </wps:wsp>
                  </a:graphicData>
                </a:graphic>
              </wp:anchor>
            </w:drawing>
          </mc:Choice>
          <mc:Fallback>
            <w:pict>
              <v:rect w14:anchorId="47ACCEAE" id="Text 4" o:spid="_x0000_s1026" style="position:absolute;margin-left:15.6pt;margin-top:50.1pt;width:372.5pt;height:24.4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" filled="f" stroked="f">
                <v:textbox inset="0,0,0,0">
                  <w:txbxContent>
                    <w:p w14:paraId="45FE6AB7" w14:textId="64E813AA" w:rsidR="00DA54E6" w:rsidRPr="00117BEC" w:rsidRDefault="00DA54E6" w:rsidP="00DA54E6">
                      <w:pPr>
                        <w:spacing w:line="480" w:lineRule="exact"/>
                        <w:rPr>
                          <w:rFonts w:ascii="Libre Baskerville" w:eastAsia="Libre Baskerville" w:hAnsi="Libre Baskerville" w:cs="Libre Baskerville"/>
                          <w:color w:val="FFFFFF"/>
                          <w:kern w:val="24"/>
                          <w:sz w:val="32"/>
                          <w:szCs w:val="32"/>
                          <w:lang w:val="en-US"/>
                          <w14:ligatures w14:val="none"/>
                        </w:rPr>
                      </w:pPr>
                      <w:r w:rsidRPr="00117BEC">
                        <w:rPr>
                          <w:rFonts w:ascii="Libre Baskerville" w:eastAsia="Libre Baskerville" w:hAnsi="Libre Baskerville" w:cs="Libre Baskerville"/>
                          <w:color w:val="FFFFFF"/>
                          <w:kern w:val="24"/>
                          <w:sz w:val="32"/>
                          <w:szCs w:val="32"/>
                          <w:lang w:val="en-US"/>
                        </w:rPr>
                        <w:t>Why Structured Co-Creation Matters?</w:t>
                      </w:r>
                    </w:p>
                  </w:txbxContent>
                </v:textbox>
              </v:rect>
            </w:pict>
          </mc:Fallback>
        </mc:AlternateContent>
      </w:r>
      <w:r w:rsidR="00DA54E6" w:rsidRPr="00DA54E6">
        <w:rPr>
          <w:rFonts w:ascii="Libre Baskerville" w:eastAsia="Libre Baskerville" w:hAnsi="Libre Baskerville" w:cs="Libre Baskerville"/>
          <w:color w:val="403CCF"/>
          <w:kern w:val="24"/>
          <w:sz w:val="40"/>
          <w:szCs w:val="40"/>
          <w:lang w:val="en-US"/>
        </w:rPr>
        <w:t>The Challenge</w:t>
      </w:r>
      <w:r>
        <w:rPr>
          <w:rFonts w:ascii="Libre Baskerville" w:eastAsia="Libre Baskerville" w:hAnsi="Libre Baskerville" w:cs="Libre Baskerville"/>
          <w:color w:val="403CCF"/>
          <w:kern w:val="24"/>
          <w:sz w:val="40"/>
          <w:szCs w:val="40"/>
          <w:lang w:val="en-US"/>
        </w:rPr>
        <w:t xml:space="preserve"> of Health-Tech Innovation</w:t>
      </w:r>
    </w:p>
    <w:p w14:paraId="5EBF6B3E" w14:textId="3591CCDA" w:rsidR="002D6F72"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7456" behindDoc="0" locked="0" layoutInCell="1" allowOverlap="1" wp14:anchorId="49BA9733" wp14:editId="1D4F958A">
                <wp:simplePos x="0" y="0"/>
                <wp:positionH relativeFrom="column">
                  <wp:posOffset>196448</wp:posOffset>
                </wp:positionH>
                <wp:positionV relativeFrom="paragraph">
                  <wp:posOffset>229363</wp:posOffset>
                </wp:positionV>
                <wp:extent cx="5816198" cy="1030147"/>
                <wp:effectExtent l="0" t="0" r="0" b="0"/>
                <wp:wrapNone/>
                <wp:docPr id="260388977" name="Text 5"/>
                <wp:cNvGraphicFramePr/>
                <a:graphic xmlns:a="http://schemas.openxmlformats.org/drawingml/2006/main">
                  <a:graphicData uri="http://schemas.microsoft.com/office/word/2010/wordprocessingShape">
                    <wps:wsp>
                      <wps:cNvSpPr/>
                      <wps:spPr>
                        <a:xfrm>
                          <a:off x="0" y="0"/>
                          <a:ext cx="5816198" cy="1030147"/>
                        </a:xfrm>
                        <a:prstGeom prst="rect">
                          <a:avLst/>
                        </a:prstGeom>
                        <a:noFill/>
                        <a:ln/>
                      </wps:spPr>
                      <wps:txbx>
                        <w:txbxContent>
                          <w:p w14:paraId="4C50B849" w14:textId="77777777" w:rsidR="00DA54E6" w:rsidRPr="00117BEC" w:rsidRDefault="00DA54E6" w:rsidP="00117BEC">
                            <w:pPr>
                              <w:spacing w:line="500" w:lineRule="exact"/>
                              <w:jc w:val="both"/>
                              <w:rPr>
                                <w:rFonts w:ascii="Open Sans" w:eastAsia="Open Sans" w:hAnsi="Open Sans" w:cs="Open Sans"/>
                                <w:color w:val="FFFFFF"/>
                                <w:kern w:val="24"/>
                                <w:sz w:val="28"/>
                                <w:szCs w:val="28"/>
                                <w:lang w:val="en-US"/>
                                <w14:ligatures w14:val="none"/>
                              </w:rPr>
                            </w:pPr>
                            <w:r w:rsidRPr="00117BEC">
                              <w:rPr>
                                <w:rFonts w:ascii="Open Sans" w:eastAsia="Open Sans" w:hAnsi="Open Sans" w:cs="Open Sans"/>
                                <w:color w:val="FFFFFF"/>
                                <w:kern w:val="24"/>
                                <w:sz w:val="28"/>
                                <w:szCs w:val="28"/>
                                <w:lang w:val="en-US"/>
                              </w:rPr>
                              <w:t>Multidisciplinary innovation in healthcare technology requires rapid, structured access to complementary expertise that currently relies on coincidence or personal networks.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9BA9733" id="Text 5" o:spid="_x0000_s1027" style="position:absolute;margin-left:15.45pt;margin-top:18.05pt;width:457.95pt;height:8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" filled="f" stroked="f">
                <v:textbox inset="0,0,0,0">
                  <w:txbxContent>
                    <w:p w14:paraId="4C50B849" w14:textId="77777777" w:rsidR="00DA54E6" w:rsidRPr="00117BEC" w:rsidRDefault="00DA54E6" w:rsidP="00117BEC">
                      <w:pPr>
                        <w:spacing w:line="500" w:lineRule="exact"/>
                        <w:jc w:val="both"/>
                        <w:rPr>
                          <w:rFonts w:ascii="Open Sans" w:eastAsia="Open Sans" w:hAnsi="Open Sans" w:cs="Open Sans"/>
                          <w:color w:val="FFFFFF"/>
                          <w:kern w:val="24"/>
                          <w:sz w:val="28"/>
                          <w:szCs w:val="28"/>
                          <w:lang w:val="en-US"/>
                          <w14:ligatures w14:val="none"/>
                        </w:rPr>
                      </w:pPr>
                      <w:r w:rsidRPr="00117BEC">
                        <w:rPr>
                          <w:rFonts w:ascii="Open Sans" w:eastAsia="Open Sans" w:hAnsi="Open Sans" w:cs="Open Sans"/>
                          <w:color w:val="FFFFFF"/>
                          <w:kern w:val="24"/>
                          <w:sz w:val="28"/>
                          <w:szCs w:val="28"/>
                          <w:lang w:val="en-US"/>
                        </w:rPr>
                        <w:t>Multidisciplinary innovation in healthcare technology requires rapid, structured access to complementary expertise that currently relies on coincidence or personal networks.</w:t>
                      </w:r>
                    </w:p>
                  </w:txbxContent>
                </v:textbox>
              </v:rect>
            </w:pict>
          </mc:Fallback>
        </mc:AlternateContent>
      </w:r>
    </w:p>
    <w:p w14:paraId="259FD3CC" w14:textId="7E39AFEC"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DDDFD0" w14:textId="460CD0DE" w:rsidR="00DA54E6" w:rsidRDefault="00117BEC"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69504" behindDoc="0" locked="0" layoutInCell="1" allowOverlap="1" wp14:anchorId="51F9F8A0" wp14:editId="603576C8">
                <wp:simplePos x="0" y="0"/>
                <wp:positionH relativeFrom="column">
                  <wp:posOffset>0</wp:posOffset>
                </wp:positionH>
                <wp:positionV relativeFrom="paragraph">
                  <wp:posOffset>431446</wp:posOffset>
                </wp:positionV>
                <wp:extent cx="3358753" cy="310158"/>
                <wp:effectExtent l="0" t="0" r="0" b="0"/>
                <wp:wrapNone/>
                <wp:docPr id="1889285637" name="Text 6"/>
                <wp:cNvGraphicFramePr/>
                <a:graphic xmlns:a="http://schemas.openxmlformats.org/drawingml/2006/main">
                  <a:graphicData uri="http://schemas.microsoft.com/office/word/2010/wordprocessingShape">
                    <wps:wsp>
                      <wps:cNvSpPr/>
                      <wps:spPr>
                        <a:xfrm>
                          <a:off x="0" y="0"/>
                          <a:ext cx="3358753" cy="310158"/>
                        </a:xfrm>
                        <a:prstGeom prst="rect">
                          <a:avLst/>
                        </a:prstGeom>
                        <a:noFill/>
                        <a:ln/>
                      </wps:spPr>
                      <wps:txbx>
                        <w:txbxContent>
                          <w:p w14:paraId="1D2C64A4" w14:textId="77777777" w:rsidR="00DA54E6" w:rsidRDefault="00DA54E6" w:rsidP="00DA54E6">
                            <w:pPr>
                              <w:spacing w:line="480" w:lineRule="exact"/>
                              <w:rPr>
                                <w:rFonts w:ascii="Libre Baskerville" w:eastAsia="Libre Baskerville" w:hAnsi="Libre Baskerville" w:cs="Libre Baskerville"/>
                                <w:color w:val="403CCF"/>
                                <w:kern w:val="24"/>
                                <w:sz w:val="39"/>
                                <w:szCs w:val="39"/>
                                <w:lang w:val="en-US"/>
                                <w14:ligatures w14:val="none"/>
                              </w:rPr>
                            </w:pPr>
                            <w:r>
                              <w:rPr>
                                <w:rFonts w:ascii="Libre Baskerville" w:eastAsia="Libre Baskerville" w:hAnsi="Libre Baskerville" w:cs="Libre Baskerville"/>
                                <w:color w:val="403CCF"/>
                                <w:kern w:val="24"/>
                                <w:sz w:val="39"/>
                                <w:szCs w:val="39"/>
                                <w:lang w:val="en-US"/>
                              </w:rPr>
                              <w:t>The Gap We're Addressing</w:t>
                            </w:r>
                          </w:p>
                        </w:txbxContent>
                      </wps:txbx>
                      <wps:bodyPr wrap="none" lIns="0" tIns="0" rIns="0" bIns="0" rtlCol="0" anchor="t"/>
                    </wps:wsp>
                  </a:graphicData>
                </a:graphic>
              </wp:anchor>
            </w:drawing>
          </mc:Choice>
          <mc:Fallback>
            <w:pict>
              <v:rect w14:anchorId="51F9F8A0" id="Text 6" o:spid="_x0000_s1028" style="position:absolute;margin-left:0;margin-top:33.95pt;width:264.45pt;height:24.4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" filled="f" stroked="f">
                <v:textbox inset="0,0,0,0">
                  <w:txbxContent>
                    <w:p w14:paraId="1D2C64A4" w14:textId="77777777" w:rsidR="00DA54E6" w:rsidRDefault="00DA54E6" w:rsidP="00DA54E6">
                      <w:pPr>
                        <w:spacing w:line="480" w:lineRule="exact"/>
                        <w:rPr>
                          <w:rFonts w:ascii="Libre Baskerville" w:eastAsia="Libre Baskerville" w:hAnsi="Libre Baskerville" w:cs="Libre Baskerville"/>
                          <w:color w:val="403CCF"/>
                          <w:kern w:val="24"/>
                          <w:sz w:val="39"/>
                          <w:szCs w:val="39"/>
                          <w:lang w:val="en-US"/>
                          <w14:ligatures w14:val="none"/>
                        </w:rPr>
                      </w:pPr>
                      <w:r>
                        <w:rPr>
                          <w:rFonts w:ascii="Libre Baskerville" w:eastAsia="Libre Baskerville" w:hAnsi="Libre Baskerville" w:cs="Libre Baskerville"/>
                          <w:color w:val="403CCF"/>
                          <w:kern w:val="24"/>
                          <w:sz w:val="39"/>
                          <w:szCs w:val="39"/>
                          <w:lang w:val="en-US"/>
                        </w:rPr>
                        <w:t>The Gap We're Addressing</w:t>
                      </w:r>
                    </w:p>
                  </w:txbxContent>
                </v:textbox>
              </v:rect>
            </w:pict>
          </mc:Fallback>
        </mc:AlternateContent>
      </w:r>
    </w:p>
    <w:p w14:paraId="7966C9CA" w14:textId="1242F9DC" w:rsidR="00DA54E6" w:rsidRDefault="00117BEC"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54E6">
        <w:rPr>
          <w:rFonts w:ascii="Times New Roman" w:eastAsia="Times New Roman" w:hAnsi="Times New Roman" w:cs="Times New Roman"/>
          <w:b/>
          <w:bCs/>
          <w:noProof/>
          <w:kern w:val="0"/>
          <w:sz w:val="36"/>
          <w:szCs w:val="36"/>
          <w14:ligatures w14:val="none"/>
        </w:rPr>
        <mc:AlternateContent>
          <mc:Choice Requires="wps">
            <w:drawing>
              <wp:anchor distT="0" distB="0" distL="114300" distR="114300" simplePos="0" relativeHeight="251670528" behindDoc="0" locked="0" layoutInCell="1" allowOverlap="1" wp14:anchorId="6090B0C8" wp14:editId="749C0683">
                <wp:simplePos x="0" y="0"/>
                <wp:positionH relativeFrom="column">
                  <wp:posOffset>0</wp:posOffset>
                </wp:positionH>
                <wp:positionV relativeFrom="paragraph">
                  <wp:posOffset>323078</wp:posOffset>
                </wp:positionV>
                <wp:extent cx="6117996" cy="2268148"/>
                <wp:effectExtent l="0" t="0" r="0" b="0"/>
                <wp:wrapNone/>
                <wp:docPr id="9" name="Text 7"/>
                <wp:cNvGraphicFramePr/>
                <a:graphic xmlns:a="http://schemas.openxmlformats.org/drawingml/2006/main">
                  <a:graphicData uri="http://schemas.microsoft.com/office/word/2010/wordprocessingShape">
                    <wps:wsp>
                      <wps:cNvSpPr/>
                      <wps:spPr>
                        <a:xfrm>
                          <a:off x="0" y="0"/>
                          <a:ext cx="6117996" cy="2268148"/>
                        </a:xfrm>
                        <a:prstGeom prst="rect">
                          <a:avLst/>
                        </a:prstGeom>
                        <a:noFill/>
                        <a:ln/>
                      </wps:spPr>
                      <wps:txbx>
                        <w:txbxContent>
                          <w:p w14:paraId="4B1DB4D4" w14:textId="47901C07" w:rsidR="00DA54E6" w:rsidRPr="00117BEC" w:rsidRDefault="00DA54E6" w:rsidP="00117BEC">
                            <w:pPr>
                              <w:spacing w:line="500" w:lineRule="exact"/>
                              <w:jc w:val="both"/>
                              <w:rPr>
                                <w:rFonts w:ascii="Open Sans" w:eastAsia="Open Sans" w:hAnsi="Open Sans" w:cs="Open Sans"/>
                                <w:color w:val="49495A"/>
                                <w:kern w:val="24"/>
                                <w:lang w:val="en-US"/>
                              </w:rPr>
                            </w:pPr>
                            <w:r w:rsidRPr="00117BEC">
                              <w:rPr>
                                <w:rFonts w:ascii="Open Sans" w:eastAsia="Open Sans" w:hAnsi="Open Sans" w:cs="Open Sans"/>
                                <w:color w:val="49495A"/>
                                <w:kern w:val="24"/>
                                <w:lang w:val="en-US"/>
                              </w:rPr>
                              <w:t>Engineers developing healthcare technologies require clinical domain knowledge, workflow understanding, validation processes, and ethical approval pathways to transform concepts into viable solutions. Conversely, healthcare professionals frequently generate compelling innovation ideas but lack the engineering competence and technical infrastructure to implement them effectively. The current landscape forces innovators to depend largely on personal networks, an inefficient model that slows innovation and limits potential partnerships to those with existing connections.</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090B0C8" id="Text 7" o:spid="_x0000_s1029" style="position:absolute;margin-left:0;margin-top:25.45pt;width:481.75pt;height:178.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" filled="f" stroked="f">
                <v:textbox inset="0,0,0,0">
                  <w:txbxContent>
                    <w:p w14:paraId="4B1DB4D4" w14:textId="47901C07" w:rsidR="00DA54E6" w:rsidRPr="00117BEC" w:rsidRDefault="00DA54E6" w:rsidP="00117BEC">
                      <w:pPr>
                        <w:spacing w:line="500" w:lineRule="exact"/>
                        <w:jc w:val="both"/>
                        <w:rPr>
                          <w:rFonts w:ascii="Open Sans" w:eastAsia="Open Sans" w:hAnsi="Open Sans" w:cs="Open Sans"/>
                          <w:color w:val="49495A"/>
                          <w:kern w:val="24"/>
                          <w:lang w:val="en-US"/>
                        </w:rPr>
                      </w:pPr>
                      <w:r w:rsidRPr="00117BEC">
                        <w:rPr>
                          <w:rFonts w:ascii="Open Sans" w:eastAsia="Open Sans" w:hAnsi="Open Sans" w:cs="Open Sans"/>
                          <w:color w:val="49495A"/>
                          <w:kern w:val="24"/>
                          <w:lang w:val="en-US"/>
                        </w:rPr>
                        <w:t>Engineers developing healthcare technologies require clinical domain knowledge, workflow understanding, validation processes, and ethical approval pathways to transform concepts into viable solutions. Conversely, healthcare professionals frequently generate compelling innovation ideas but lack the engineering competence and technical infrastructure to implement them effectively. The current landscape forces innovators to depend largely on personal networks, an inefficient model that slows innovation and limits potential partnerships to those with existing connections.</w:t>
                      </w:r>
                    </w:p>
                  </w:txbxContent>
                </v:textbox>
              </v:rect>
            </w:pict>
          </mc:Fallback>
        </mc:AlternateContent>
      </w:r>
    </w:p>
    <w:p w14:paraId="1126AEC2" w14:textId="50957F56"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7E5E97C" w14:textId="6F971148" w:rsidR="00DA54E6" w:rsidRDefault="00DA54E6" w:rsidP="00DA54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6D23AD6" w14:textId="77777777" w:rsidR="00117BEC" w:rsidRDefault="00117BEC"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022B35E" w14:textId="77777777" w:rsidR="00101653" w:rsidRDefault="00101653"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7910F67" w14:textId="5E47F02B"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 xml:space="preserve">1. </w:t>
      </w:r>
      <w:r w:rsidR="00117BEC">
        <w:rPr>
          <w:rFonts w:ascii="Times New Roman" w:eastAsia="Times New Roman" w:hAnsi="Times New Roman" w:cs="Times New Roman"/>
          <w:b/>
          <w:bCs/>
          <w:kern w:val="36"/>
          <w:sz w:val="48"/>
          <w:szCs w:val="48"/>
          <w14:ligatures w14:val="none"/>
        </w:rPr>
        <w:t>Project Purpose</w:t>
      </w:r>
    </w:p>
    <w:p w14:paraId="3F4F5590" w14:textId="1517646E" w:rsidR="00E958C8"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Multidisciplinary health-tech innovation requires rapid and structured access to complementary expertise. Engineers developing healthcare technologies require clinical domain knowledge, workflow understanding, validation processes, and ethical approval pathways. Conversely, healthcare professionals often generate strong innovation ideas but lack engineering competence to implement them</w:t>
      </w:r>
      <w:r w:rsidR="00117BEC">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 xml:space="preserve">Currently, such partnerships depend largely on personal networks or coincidence. </w:t>
      </w:r>
    </w:p>
    <w:p w14:paraId="23DCE29D" w14:textId="6E51484B"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HEALTH AI co-creation platform eliminates randomness in interdisciplinary collaboration by providing:</w:t>
      </w:r>
    </w:p>
    <w:p w14:paraId="6BEE5C73"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Structured announcement-based partner discovery</w:t>
      </w:r>
    </w:p>
    <w:p w14:paraId="325DA98E"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Secure first-contact initiation</w:t>
      </w:r>
    </w:p>
    <w:p w14:paraId="4E3E7724"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Controlled disclosure of ideas</w:t>
      </w:r>
    </w:p>
    <w:p w14:paraId="4D6D6FA7"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Transparent meeting workflow</w:t>
      </w:r>
    </w:p>
    <w:p w14:paraId="7A612FC2" w14:textId="77777777" w:rsidR="002D6F72" w:rsidRPr="002D6F72" w:rsidRDefault="002D6F72" w:rsidP="002D6F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closure of partner requests</w:t>
      </w:r>
    </w:p>
    <w:p w14:paraId="1D6A496A" w14:textId="2B8ED046" w:rsidR="002D6F72" w:rsidRPr="002D6F72" w:rsidRDefault="002D6F72" w:rsidP="00117BEC">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objective is to develop a secure, GDPR-compliant web platform that enables structured partner discovery between healthcare professionals and engineers, with usability as the highest priority requirement.</w:t>
      </w:r>
    </w:p>
    <w:p w14:paraId="118F2314" w14:textId="161BFE79" w:rsid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2. Core Platform Philosophy</w:t>
      </w:r>
    </w:p>
    <w:p w14:paraId="22135768" w14:textId="4AFE155D" w:rsidR="00E958C8" w:rsidRPr="00117BEC" w:rsidRDefault="00117BEC" w:rsidP="002D6F72">
      <w:pPr>
        <w:spacing w:before="100" w:beforeAutospacing="1" w:after="100" w:afterAutospacing="1" w:line="240" w:lineRule="auto"/>
        <w:outlineLvl w:val="0"/>
        <w:rPr>
          <w:rFonts w:ascii="Times New Roman" w:eastAsia="Times New Roman" w:hAnsi="Times New Roman" w:cs="Times New Roman"/>
          <w:b/>
          <w:bCs/>
          <w:color w:val="403CCF"/>
          <w:kern w:val="36"/>
          <w:sz w:val="48"/>
          <w:szCs w:val="48"/>
          <w14:ligatures w14:val="none"/>
        </w:rPr>
      </w:pPr>
      <w:r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59264" behindDoc="0" locked="0" layoutInCell="1" allowOverlap="1" wp14:anchorId="519E67E1" wp14:editId="2B523DC0">
                <wp:simplePos x="0" y="0"/>
                <wp:positionH relativeFrom="column">
                  <wp:posOffset>0</wp:posOffset>
                </wp:positionH>
                <wp:positionV relativeFrom="paragraph">
                  <wp:posOffset>92597</wp:posOffset>
                </wp:positionV>
                <wp:extent cx="3576577" cy="1377388"/>
                <wp:effectExtent l="0" t="0" r="5080" b="0"/>
                <wp:wrapNone/>
                <wp:docPr id="4" name="Shape 2"/>
                <wp:cNvGraphicFramePr/>
                <a:graphic xmlns:a="http://schemas.openxmlformats.org/drawingml/2006/main">
                  <a:graphicData uri="http://schemas.microsoft.com/office/word/2010/wordprocessingShape">
                    <wps:wsp>
                      <wps:cNvSpPr/>
                      <wps:spPr>
                        <a:xfrm>
                          <a:off x="0" y="0"/>
                          <a:ext cx="3576577" cy="1377388"/>
                        </a:xfrm>
                        <a:prstGeom prst="roundRect">
                          <a:avLst>
                            <a:gd name="adj" fmla="val 655"/>
                          </a:avLst>
                        </a:prstGeom>
                        <a:solidFill>
                          <a:srgbClr val="403CCF"/>
                        </a:solidFill>
                        <a:ln/>
                      </wps:spPr>
                      <wps:bodyPr/>
                    </wps:wsp>
                  </a:graphicData>
                </a:graphic>
                <wp14:sizeRelH relativeFrom="margin">
                  <wp14:pctWidth>0</wp14:pctWidth>
                </wp14:sizeRelH>
                <wp14:sizeRelV relativeFrom="margin">
                  <wp14:pctHeight>0</wp14:pctHeight>
                </wp14:sizeRelV>
              </wp:anchor>
            </w:drawing>
          </mc:Choice>
          <mc:Fallback>
            <w:pict>
              <v:roundrect w14:anchorId="17D7D244" id="Shape 2" o:spid="_x0000_s1026" style="position:absolute;margin-left:0;margin-top:7.3pt;width:281.6pt;height:10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42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" fillcolor="#403ccf" stroked="f"/>
            </w:pict>
          </mc:Fallback>
        </mc:AlternateContent>
      </w:r>
      <w:r w:rsidR="00E958C8"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62336" behindDoc="0" locked="0" layoutInCell="1" allowOverlap="1" wp14:anchorId="6270DC7D" wp14:editId="2D529959">
                <wp:simplePos x="0" y="0"/>
                <wp:positionH relativeFrom="column">
                  <wp:posOffset>173355</wp:posOffset>
                </wp:positionH>
                <wp:positionV relativeFrom="paragraph">
                  <wp:posOffset>160020</wp:posOffset>
                </wp:positionV>
                <wp:extent cx="1329690" cy="204470"/>
                <wp:effectExtent l="0" t="0" r="0" b="0"/>
                <wp:wrapNone/>
                <wp:docPr id="7" name="Text 5"/>
                <wp:cNvGraphicFramePr/>
                <a:graphic xmlns:a="http://schemas.openxmlformats.org/drawingml/2006/main">
                  <a:graphicData uri="http://schemas.microsoft.com/office/word/2010/wordprocessingShape">
                    <wps:wsp>
                      <wps:cNvSpPr/>
                      <wps:spPr>
                        <a:xfrm>
                          <a:off x="0" y="0"/>
                          <a:ext cx="1329690" cy="204470"/>
                        </a:xfrm>
                        <a:prstGeom prst="rect">
                          <a:avLst/>
                        </a:prstGeom>
                        <a:noFill/>
                        <a:ln/>
                      </wps:spPr>
                      <wps:txbx>
                        <w:txbxContent>
                          <w:p w14:paraId="5A0EF3D2" w14:textId="6755D37C" w:rsidR="00E958C8" w:rsidRPr="00E958C8" w:rsidRDefault="00E958C8" w:rsidP="00E958C8">
                            <w:pPr>
                              <w:spacing w:line="320" w:lineRule="exact"/>
                              <w:rPr>
                                <w:rFonts w:ascii="Open Sans" w:eastAsia="Libre Baskerville" w:hAnsi="Open Sans" w:cs="Open Sans"/>
                                <w:color w:val="FFFFFF"/>
                                <w:kern w:val="24"/>
                                <w:sz w:val="28"/>
                                <w:szCs w:val="28"/>
                                <w:lang w:val="en-US"/>
                                <w14:ligatures w14:val="none"/>
                              </w:rPr>
                            </w:pPr>
                            <w:r w:rsidRPr="00E958C8">
                              <w:rPr>
                                <w:rFonts w:ascii="Open Sans" w:eastAsia="Libre Baskerville" w:hAnsi="Open Sans" w:cs="Open Sans"/>
                                <w:color w:val="FFFFFF"/>
                                <w:kern w:val="24"/>
                                <w:sz w:val="28"/>
                                <w:szCs w:val="28"/>
                                <w:lang w:val="en-US"/>
                              </w:rPr>
                              <w:t xml:space="preserve">What </w:t>
                            </w:r>
                            <w:r w:rsidR="00117BEC">
                              <w:rPr>
                                <w:rFonts w:ascii="Open Sans" w:eastAsia="Libre Baskerville" w:hAnsi="Open Sans" w:cs="Open Sans"/>
                                <w:color w:val="FFFFFF"/>
                                <w:kern w:val="24"/>
                                <w:sz w:val="28"/>
                                <w:szCs w:val="28"/>
                                <w:lang w:val="en-US"/>
                              </w:rPr>
                              <w:t>is it?</w:t>
                            </w:r>
                          </w:p>
                        </w:txbxContent>
                      </wps:txbx>
                      <wps:bodyPr wrap="square" lIns="0" tIns="0" rIns="0" bIns="0" rtlCol="0" anchor="t"/>
                    </wps:wsp>
                  </a:graphicData>
                </a:graphic>
                <wp14:sizeRelH relativeFrom="margin">
                  <wp14:pctWidth>0</wp14:pctWidth>
                </wp14:sizeRelH>
              </wp:anchor>
            </w:drawing>
          </mc:Choice>
          <mc:Fallback>
            <w:pict>
              <v:rect w14:anchorId="6270DC7D" id="_x0000_s1030" style="position:absolute;margin-left:13.65pt;margin-top:12.6pt;width:104.7pt;height:16.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" filled="f" stroked="f">
                <v:textbox inset="0,0,0,0">
                  <w:txbxContent>
                    <w:p w14:paraId="5A0EF3D2" w14:textId="6755D37C" w:rsidR="00E958C8" w:rsidRPr="00E958C8" w:rsidRDefault="00E958C8" w:rsidP="00E958C8">
                      <w:pPr>
                        <w:spacing w:line="320" w:lineRule="exact"/>
                        <w:rPr>
                          <w:rFonts w:ascii="Open Sans" w:eastAsia="Libre Baskerville" w:hAnsi="Open Sans" w:cs="Open Sans"/>
                          <w:color w:val="FFFFFF"/>
                          <w:kern w:val="24"/>
                          <w:sz w:val="28"/>
                          <w:szCs w:val="28"/>
                          <w:lang w:val="en-US"/>
                          <w14:ligatures w14:val="none"/>
                        </w:rPr>
                      </w:pPr>
                      <w:r w:rsidRPr="00E958C8">
                        <w:rPr>
                          <w:rFonts w:ascii="Open Sans" w:eastAsia="Libre Baskerville" w:hAnsi="Open Sans" w:cs="Open Sans"/>
                          <w:color w:val="FFFFFF"/>
                          <w:kern w:val="24"/>
                          <w:sz w:val="28"/>
                          <w:szCs w:val="28"/>
                          <w:lang w:val="en-US"/>
                        </w:rPr>
                        <w:t xml:space="preserve">What </w:t>
                      </w:r>
                      <w:r w:rsidR="00117BEC">
                        <w:rPr>
                          <w:rFonts w:ascii="Open Sans" w:eastAsia="Libre Baskerville" w:hAnsi="Open Sans" w:cs="Open Sans"/>
                          <w:color w:val="FFFFFF"/>
                          <w:kern w:val="24"/>
                          <w:sz w:val="28"/>
                          <w:szCs w:val="28"/>
                          <w:lang w:val="en-US"/>
                        </w:rPr>
                        <w:t>is it?</w:t>
                      </w:r>
                    </w:p>
                  </w:txbxContent>
                </v:textbox>
              </v:rect>
            </w:pict>
          </mc:Fallback>
        </mc:AlternateContent>
      </w:r>
      <w:r w:rsidR="00E958C8" w:rsidRPr="00117BEC">
        <w:rPr>
          <w:rFonts w:ascii="Times New Roman" w:eastAsia="Times New Roman" w:hAnsi="Times New Roman" w:cs="Times New Roman"/>
          <w:b/>
          <w:bCs/>
          <w:noProof/>
          <w:color w:val="403CCF"/>
          <w:kern w:val="36"/>
          <w:sz w:val="48"/>
          <w:szCs w:val="48"/>
          <w14:ligatures w14:val="none"/>
        </w:rPr>
        <mc:AlternateContent>
          <mc:Choice Requires="wps">
            <w:drawing>
              <wp:anchor distT="0" distB="0" distL="114300" distR="114300" simplePos="0" relativeHeight="251660288" behindDoc="0" locked="0" layoutInCell="1" allowOverlap="1" wp14:anchorId="46DAB5F8" wp14:editId="1A3006AE">
                <wp:simplePos x="0" y="0"/>
                <wp:positionH relativeFrom="column">
                  <wp:posOffset>3726855</wp:posOffset>
                </wp:positionH>
                <wp:positionV relativeFrom="paragraph">
                  <wp:posOffset>160020</wp:posOffset>
                </wp:positionV>
                <wp:extent cx="1863990" cy="300941"/>
                <wp:effectExtent l="0" t="0" r="0" b="0"/>
                <wp:wrapNone/>
                <wp:docPr id="5" name="Text 3"/>
                <wp:cNvGraphicFramePr/>
                <a:graphic xmlns:a="http://schemas.openxmlformats.org/drawingml/2006/main">
                  <a:graphicData uri="http://schemas.microsoft.com/office/word/2010/wordprocessingShape">
                    <wps:wsp>
                      <wps:cNvSpPr/>
                      <wps:spPr>
                        <a:xfrm>
                          <a:off x="0" y="0"/>
                          <a:ext cx="1863990" cy="300941"/>
                        </a:xfrm>
                        <a:prstGeom prst="rect">
                          <a:avLst/>
                        </a:prstGeom>
                        <a:noFill/>
                        <a:ln/>
                      </wps:spPr>
                      <wps:txbx>
                        <w:txbxContent>
                          <w:p w14:paraId="0E6A4999" w14:textId="5654A0A1" w:rsidR="00E958C8" w:rsidRPr="00117BEC" w:rsidRDefault="00E958C8" w:rsidP="00E958C8">
                            <w:pPr>
                              <w:spacing w:line="320" w:lineRule="exact"/>
                              <w:rPr>
                                <w:rFonts w:ascii="Open Sans" w:eastAsia="Libre Baskerville" w:hAnsi="Open Sans" w:cs="Open Sans"/>
                                <w:b/>
                                <w:bCs/>
                                <w:color w:val="403CCF"/>
                                <w:kern w:val="24"/>
                                <w:sz w:val="28"/>
                                <w:szCs w:val="28"/>
                                <w:lang w:val="en-US"/>
                                <w14:ligatures w14:val="none"/>
                              </w:rPr>
                            </w:pPr>
                            <w:r w:rsidRPr="00117BEC">
                              <w:rPr>
                                <w:rFonts w:ascii="Open Sans" w:eastAsia="Libre Baskerville" w:hAnsi="Open Sans" w:cs="Open Sans"/>
                                <w:b/>
                                <w:bCs/>
                                <w:color w:val="403CCF"/>
                                <w:kern w:val="24"/>
                                <w:sz w:val="28"/>
                                <w:szCs w:val="28"/>
                                <w:lang w:val="en-US"/>
                              </w:rPr>
                              <w:t xml:space="preserve">What </w:t>
                            </w:r>
                            <w:r w:rsidR="00117BEC" w:rsidRPr="00117BEC">
                              <w:rPr>
                                <w:rFonts w:ascii="Open Sans" w:eastAsia="Libre Baskerville" w:hAnsi="Open Sans" w:cs="Open Sans"/>
                                <w:b/>
                                <w:bCs/>
                                <w:color w:val="403CCF"/>
                                <w:kern w:val="24"/>
                                <w:sz w:val="28"/>
                                <w:szCs w:val="28"/>
                                <w:lang w:val="en-US"/>
                              </w:rPr>
                              <w:t xml:space="preserve">it is </w:t>
                            </w:r>
                            <w:r w:rsidR="00117BEC" w:rsidRPr="00FE2498">
                              <w:rPr>
                                <w:rFonts w:ascii="Open Sans" w:eastAsia="Libre Baskerville" w:hAnsi="Open Sans" w:cs="Open Sans"/>
                                <w:b/>
                                <w:bCs/>
                                <w:color w:val="EE0000"/>
                                <w:kern w:val="24"/>
                                <w:sz w:val="28"/>
                                <w:szCs w:val="28"/>
                                <w:lang w:val="en-US"/>
                              </w:rPr>
                              <w:t>NOT</w:t>
                            </w:r>
                            <w:r w:rsidR="00117BEC" w:rsidRPr="00117BEC">
                              <w:rPr>
                                <w:rFonts w:ascii="Open Sans" w:eastAsia="Libre Baskerville" w:hAnsi="Open Sans" w:cs="Open Sans"/>
                                <w:b/>
                                <w:bCs/>
                                <w:color w:val="403CCF"/>
                                <w:kern w:val="24"/>
                                <w:sz w:val="28"/>
                                <w:szCs w:val="28"/>
                                <w:lang w:val="en-US"/>
                              </w:rPr>
                              <w:t>?</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46DAB5F8" id="Text 3" o:spid="_x0000_s1031" style="position:absolute;margin-left:293.45pt;margin-top:12.6pt;width:146.75pt;height:23.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" filled="f" stroked="f">
                <v:textbox inset="0,0,0,0">
                  <w:txbxContent>
                    <w:p w14:paraId="0E6A4999" w14:textId="5654A0A1" w:rsidR="00E958C8" w:rsidRPr="00117BEC" w:rsidRDefault="00E958C8" w:rsidP="00E958C8">
                      <w:pPr>
                        <w:spacing w:line="320" w:lineRule="exact"/>
                        <w:rPr>
                          <w:rFonts w:ascii="Open Sans" w:eastAsia="Libre Baskerville" w:hAnsi="Open Sans" w:cs="Open Sans"/>
                          <w:b/>
                          <w:bCs/>
                          <w:color w:val="403CCF"/>
                          <w:kern w:val="24"/>
                          <w:sz w:val="28"/>
                          <w:szCs w:val="28"/>
                          <w:lang w:val="en-US"/>
                          <w14:ligatures w14:val="none"/>
                        </w:rPr>
                      </w:pPr>
                      <w:r w:rsidRPr="00117BEC">
                        <w:rPr>
                          <w:rFonts w:ascii="Open Sans" w:eastAsia="Libre Baskerville" w:hAnsi="Open Sans" w:cs="Open Sans"/>
                          <w:b/>
                          <w:bCs/>
                          <w:color w:val="403CCF"/>
                          <w:kern w:val="24"/>
                          <w:sz w:val="28"/>
                          <w:szCs w:val="28"/>
                          <w:lang w:val="en-US"/>
                        </w:rPr>
                        <w:t xml:space="preserve">What </w:t>
                      </w:r>
                      <w:r w:rsidR="00117BEC" w:rsidRPr="00117BEC">
                        <w:rPr>
                          <w:rFonts w:ascii="Open Sans" w:eastAsia="Libre Baskerville" w:hAnsi="Open Sans" w:cs="Open Sans"/>
                          <w:b/>
                          <w:bCs/>
                          <w:color w:val="403CCF"/>
                          <w:kern w:val="24"/>
                          <w:sz w:val="28"/>
                          <w:szCs w:val="28"/>
                          <w:lang w:val="en-US"/>
                        </w:rPr>
                        <w:t xml:space="preserve">it is </w:t>
                      </w:r>
                      <w:r w:rsidR="00117BEC" w:rsidRPr="00FE2498">
                        <w:rPr>
                          <w:rFonts w:ascii="Open Sans" w:eastAsia="Libre Baskerville" w:hAnsi="Open Sans" w:cs="Open Sans"/>
                          <w:b/>
                          <w:bCs/>
                          <w:color w:val="EE0000"/>
                          <w:kern w:val="24"/>
                          <w:sz w:val="28"/>
                          <w:szCs w:val="28"/>
                          <w:lang w:val="en-US"/>
                        </w:rPr>
                        <w:t>NOT</w:t>
                      </w:r>
                      <w:r w:rsidR="00117BEC" w:rsidRPr="00117BEC">
                        <w:rPr>
                          <w:rFonts w:ascii="Open Sans" w:eastAsia="Libre Baskerville" w:hAnsi="Open Sans" w:cs="Open Sans"/>
                          <w:b/>
                          <w:bCs/>
                          <w:color w:val="403CCF"/>
                          <w:kern w:val="24"/>
                          <w:sz w:val="28"/>
                          <w:szCs w:val="28"/>
                          <w:lang w:val="en-US"/>
                        </w:rPr>
                        <w:t>?</w:t>
                      </w:r>
                    </w:p>
                  </w:txbxContent>
                </v:textbox>
              </v:rect>
            </w:pict>
          </mc:Fallback>
        </mc:AlternateContent>
      </w:r>
    </w:p>
    <w:p w14:paraId="2C0984A1" w14:textId="3FD0309F" w:rsidR="00E958C8" w:rsidRDefault="00117BEC"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17BEC">
        <w:rPr>
          <w:rFonts w:ascii="Times New Roman" w:eastAsia="Times New Roman" w:hAnsi="Times New Roman" w:cs="Times New Roman"/>
          <w:b/>
          <w:bCs/>
          <w:noProof/>
          <w:color w:val="403CCF"/>
          <w:kern w:val="36"/>
          <w:sz w:val="48"/>
          <w:szCs w:val="48"/>
          <w14:ligatures w14:val="none"/>
        </w:rPr>
        <mc:AlternateContent>
          <mc:Choice Requires="wps">
            <w:drawing>
              <wp:anchor distT="0" distB="0" distL="114300" distR="114300" simplePos="0" relativeHeight="251661312" behindDoc="0" locked="0" layoutInCell="1" allowOverlap="1" wp14:anchorId="0E0CCC27" wp14:editId="0DC4305B">
                <wp:simplePos x="0" y="0"/>
                <wp:positionH relativeFrom="column">
                  <wp:posOffset>3507129</wp:posOffset>
                </wp:positionH>
                <wp:positionV relativeFrom="paragraph">
                  <wp:posOffset>27901</wp:posOffset>
                </wp:positionV>
                <wp:extent cx="2719705" cy="914400"/>
                <wp:effectExtent l="0" t="0" r="0" b="0"/>
                <wp:wrapNone/>
                <wp:docPr id="6" name="Text 4"/>
                <wp:cNvGraphicFramePr/>
                <a:graphic xmlns:a="http://schemas.openxmlformats.org/drawingml/2006/main">
                  <a:graphicData uri="http://schemas.microsoft.com/office/word/2010/wordprocessingShape">
                    <wps:wsp>
                      <wps:cNvSpPr/>
                      <wps:spPr>
                        <a:xfrm>
                          <a:off x="0" y="0"/>
                          <a:ext cx="2719705" cy="914400"/>
                        </a:xfrm>
                        <a:prstGeom prst="rect">
                          <a:avLst/>
                        </a:prstGeom>
                        <a:noFill/>
                        <a:ln/>
                      </wps:spPr>
                      <wps:txbx>
                        <w:txbxContent>
                          <w:p w14:paraId="1E961979"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document repository</w:t>
                            </w:r>
                          </w:p>
                          <w:p w14:paraId="7F5BF4D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medical data system</w:t>
                            </w:r>
                          </w:p>
                          <w:p w14:paraId="05CD0406"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project management suite</w:t>
                            </w:r>
                          </w:p>
                          <w:p w14:paraId="25200FE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file-sharing service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0E0CCC27" id="_x0000_s1032" style="position:absolute;margin-left:276.15pt;margin-top:2.2pt;width:214.15pt;height:1in;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" filled="f" stroked="f">
                <v:textbox inset="0,0,0,0">
                  <w:txbxContent>
                    <w:p w14:paraId="1E961979"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document repository</w:t>
                      </w:r>
                    </w:p>
                    <w:p w14:paraId="7F5BF4D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medical data system</w:t>
                      </w:r>
                    </w:p>
                    <w:p w14:paraId="05CD0406"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project management suite</w:t>
                      </w:r>
                    </w:p>
                    <w:p w14:paraId="25200FE8" w14:textId="77777777" w:rsidR="00E958C8" w:rsidRPr="00117BEC" w:rsidRDefault="00E958C8" w:rsidP="00E958C8">
                      <w:pPr>
                        <w:pStyle w:val="ListParagraph"/>
                        <w:numPr>
                          <w:ilvl w:val="0"/>
                          <w:numId w:val="32"/>
                        </w:numPr>
                        <w:spacing w:after="0" w:line="320" w:lineRule="exact"/>
                        <w:rPr>
                          <w:rFonts w:ascii="Open Sans" w:eastAsia="Open Sans" w:hAnsi="Open Sans" w:cs="Open Sans"/>
                          <w:b/>
                          <w:bCs/>
                          <w:color w:val="403CCF"/>
                          <w:kern w:val="24"/>
                          <w:lang w:val="en-US"/>
                        </w:rPr>
                      </w:pPr>
                      <w:r w:rsidRPr="00117BEC">
                        <w:rPr>
                          <w:rFonts w:ascii="Open Sans" w:eastAsia="Open Sans" w:hAnsi="Open Sans" w:cs="Open Sans"/>
                          <w:b/>
                          <w:bCs/>
                          <w:color w:val="403CCF"/>
                          <w:kern w:val="24"/>
                          <w:lang w:val="en-US"/>
                        </w:rPr>
                        <w:t>A file-sharing service</w:t>
                      </w:r>
                    </w:p>
                  </w:txbxContent>
                </v:textbox>
              </v:rect>
            </w:pict>
          </mc:Fallback>
        </mc:AlternateContent>
      </w:r>
      <w:r w:rsidRPr="00E958C8">
        <w:rPr>
          <w:rFonts w:ascii="Times New Roman" w:eastAsia="Times New Roman" w:hAnsi="Times New Roman" w:cs="Times New Roman"/>
          <w:b/>
          <w:bCs/>
          <w:noProof/>
          <w:kern w:val="36"/>
          <w:sz w:val="48"/>
          <w:szCs w:val="48"/>
          <w14:ligatures w14:val="none"/>
        </w:rPr>
        <mc:AlternateContent>
          <mc:Choice Requires="wps">
            <w:drawing>
              <wp:anchor distT="0" distB="0" distL="114300" distR="114300" simplePos="0" relativeHeight="251663360" behindDoc="0" locked="0" layoutInCell="1" allowOverlap="1" wp14:anchorId="685FB2C8" wp14:editId="0B3770D8">
                <wp:simplePos x="0" y="0"/>
                <wp:positionH relativeFrom="column">
                  <wp:posOffset>0</wp:posOffset>
                </wp:positionH>
                <wp:positionV relativeFrom="paragraph">
                  <wp:posOffset>27900</wp:posOffset>
                </wp:positionV>
                <wp:extent cx="3507129" cy="914400"/>
                <wp:effectExtent l="0" t="0" r="0" b="0"/>
                <wp:wrapNone/>
                <wp:docPr id="8" name="Text 6"/>
                <wp:cNvGraphicFramePr/>
                <a:graphic xmlns:a="http://schemas.openxmlformats.org/drawingml/2006/main">
                  <a:graphicData uri="http://schemas.microsoft.com/office/word/2010/wordprocessingShape">
                    <wps:wsp>
                      <wps:cNvSpPr/>
                      <wps:spPr>
                        <a:xfrm>
                          <a:off x="0" y="0"/>
                          <a:ext cx="3507129" cy="914400"/>
                        </a:xfrm>
                        <a:prstGeom prst="rect">
                          <a:avLst/>
                        </a:prstGeom>
                        <a:noFill/>
                        <a:ln/>
                      </wps:spPr>
                      <wps:txbx>
                        <w:txbxContent>
                          <w:p w14:paraId="0AACB681"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secure matchmaking infrastructure</w:t>
                            </w:r>
                          </w:p>
                          <w:p w14:paraId="1EE225F7"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structured partner announcement board</w:t>
                            </w:r>
                          </w:p>
                          <w:p w14:paraId="64D749EC"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meeting initiation facilitator</w:t>
                            </w:r>
                          </w:p>
                          <w:p w14:paraId="323BD0BB"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trust-based interdisciplinary bridge</w:t>
                            </w:r>
                          </w:p>
                        </w:txbxContent>
                      </wps:txbx>
                      <wps:bodyPr wrap="square" lIns="0" tIns="0" rIns="0" bIns="0" rtlCol="0" anchor="t">
                        <a:noAutofit/>
                      </wps:bodyPr>
                    </wps:wsp>
                  </a:graphicData>
                </a:graphic>
                <wp14:sizeRelH relativeFrom="margin">
                  <wp14:pctWidth>0</wp14:pctWidth>
                </wp14:sizeRelH>
                <wp14:sizeRelV relativeFrom="margin">
                  <wp14:pctHeight>0</wp14:pctHeight>
                </wp14:sizeRelV>
              </wp:anchor>
            </w:drawing>
          </mc:Choice>
          <mc:Fallback>
            <w:pict>
              <v:rect w14:anchorId="685FB2C8" id="_x0000_s1033" style="position:absolute;margin-left:0;margin-top:2.2pt;width:276.15pt;height:1in;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" filled="f" stroked="f">
                <v:textbox inset="0,0,0,0">
                  <w:txbxContent>
                    <w:p w14:paraId="0AACB681"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secure matchmaking infrastructure</w:t>
                      </w:r>
                    </w:p>
                    <w:p w14:paraId="1EE225F7"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structured partner announcement board</w:t>
                      </w:r>
                    </w:p>
                    <w:p w14:paraId="64D749EC"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meeting initiation facilitator</w:t>
                      </w:r>
                    </w:p>
                    <w:p w14:paraId="323BD0BB" w14:textId="77777777" w:rsidR="00E958C8" w:rsidRPr="00117BEC" w:rsidRDefault="00E958C8" w:rsidP="00E958C8">
                      <w:pPr>
                        <w:pStyle w:val="ListParagraph"/>
                        <w:numPr>
                          <w:ilvl w:val="0"/>
                          <w:numId w:val="33"/>
                        </w:numPr>
                        <w:spacing w:after="0" w:line="320" w:lineRule="exact"/>
                        <w:rPr>
                          <w:rFonts w:ascii="Open Sans" w:eastAsia="Open Sans" w:hAnsi="Open Sans" w:cs="Open Sans"/>
                          <w:color w:val="FFFFFF"/>
                          <w:kern w:val="24"/>
                          <w:lang w:val="en-US"/>
                        </w:rPr>
                      </w:pPr>
                      <w:r w:rsidRPr="00117BEC">
                        <w:rPr>
                          <w:rFonts w:ascii="Open Sans" w:eastAsia="Open Sans" w:hAnsi="Open Sans" w:cs="Open Sans"/>
                          <w:color w:val="FFFFFF"/>
                          <w:kern w:val="24"/>
                          <w:lang w:val="en-US"/>
                        </w:rPr>
                        <w:t>A trust-based interdisciplinary bridge</w:t>
                      </w:r>
                    </w:p>
                  </w:txbxContent>
                </v:textbox>
              </v:rect>
            </w:pict>
          </mc:Fallback>
        </mc:AlternateContent>
      </w:r>
    </w:p>
    <w:p w14:paraId="7577D319" w14:textId="77777777" w:rsidR="00E958C8" w:rsidRPr="002D6F72" w:rsidRDefault="00E958C8"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A40BC32" w14:textId="77777777" w:rsidR="002D6F72" w:rsidRPr="002D6F72"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system intentionally avoids storing confidential technical material, intellectual property files, or patient data in order to reduce IP theft risks, legal exposure, GDPR risk, and ethical complications.</w:t>
      </w:r>
    </w:p>
    <w:p w14:paraId="70808368" w14:textId="24BF396D" w:rsidR="002D6F72" w:rsidRPr="002D6F72" w:rsidRDefault="002D6F72" w:rsidP="00FE2498">
      <w:pPr>
        <w:spacing w:before="100" w:beforeAutospacing="1" w:after="100" w:afterAutospacing="1" w:line="240" w:lineRule="auto"/>
        <w:jc w:val="both"/>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HEALTH AI is fundamentally a </w:t>
      </w:r>
      <w:r w:rsidRPr="002D6F72">
        <w:rPr>
          <w:rFonts w:ascii="Times New Roman" w:eastAsia="Times New Roman" w:hAnsi="Times New Roman" w:cs="Times New Roman"/>
          <w:b/>
          <w:bCs/>
          <w:kern w:val="0"/>
          <w14:ligatures w14:val="none"/>
        </w:rPr>
        <w:t>user experience platform</w:t>
      </w:r>
      <w:r w:rsidRPr="002D6F72">
        <w:rPr>
          <w:rFonts w:ascii="Times New Roman" w:eastAsia="Times New Roman" w:hAnsi="Times New Roman" w:cs="Times New Roman"/>
          <w:kern w:val="0"/>
          <w14:ligatures w14:val="none"/>
        </w:rPr>
        <w:t>.</w:t>
      </w:r>
      <w:r w:rsidR="00117BEC">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The system must feel safe, professional, simple, structured, and trustworthy.</w:t>
      </w:r>
    </w:p>
    <w:p w14:paraId="0D3E244C"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w:t>
      </w:r>
    </w:p>
    <w:p w14:paraId="2403204C" w14:textId="7EA3D5E2" w:rsidR="002D6F72" w:rsidRPr="002D6F72" w:rsidRDefault="002D6F72" w:rsidP="002D6F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Understand the platform’s purpose within </w:t>
      </w:r>
      <w:r w:rsidR="00E958C8">
        <w:rPr>
          <w:rFonts w:ascii="Times New Roman" w:eastAsia="Times New Roman" w:hAnsi="Times New Roman" w:cs="Times New Roman"/>
          <w:kern w:val="0"/>
          <w14:ligatures w14:val="none"/>
        </w:rPr>
        <w:t>2</w:t>
      </w:r>
      <w:r w:rsidRPr="002D6F72">
        <w:rPr>
          <w:rFonts w:ascii="Times New Roman" w:eastAsia="Times New Roman" w:hAnsi="Times New Roman" w:cs="Times New Roman"/>
          <w:kern w:val="0"/>
          <w14:ligatures w14:val="none"/>
        </w:rPr>
        <w:t>0 seconds</w:t>
      </w:r>
    </w:p>
    <w:p w14:paraId="7EEF0EE3" w14:textId="02B30A2B" w:rsidR="002D6F72" w:rsidRPr="002D6F72" w:rsidRDefault="002D6F72" w:rsidP="00117BE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Be able to post an announcement without confusion</w:t>
      </w:r>
    </w:p>
    <w:p w14:paraId="341B25D5"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3. Core Functional Workflow</w:t>
      </w:r>
    </w:p>
    <w:p w14:paraId="10873087"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3.1 </w:t>
      </w:r>
      <w:r w:rsidRPr="002D6F72">
        <w:rPr>
          <w:rFonts w:ascii="Times New Roman" w:eastAsia="Times New Roman" w:hAnsi="Times New Roman" w:cs="Times New Roman"/>
          <w:b/>
          <w:bCs/>
          <w:color w:val="403CCF"/>
          <w:kern w:val="0"/>
          <w:sz w:val="36"/>
          <w:szCs w:val="36"/>
          <w14:ligatures w14:val="none"/>
        </w:rPr>
        <w:t>Engineer</w:t>
      </w:r>
      <w:r w:rsidRPr="002D6F72">
        <w:rPr>
          <w:rFonts w:ascii="Times New Roman" w:eastAsia="Times New Roman" w:hAnsi="Times New Roman" w:cs="Times New Roman"/>
          <w:b/>
          <w:bCs/>
          <w:kern w:val="0"/>
          <w:sz w:val="36"/>
          <w:szCs w:val="36"/>
          <w14:ligatures w14:val="none"/>
        </w:rPr>
        <w:t>-Initiated Flow</w:t>
      </w:r>
    </w:p>
    <w:p w14:paraId="27AFA931"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registers.</w:t>
      </w:r>
    </w:p>
    <w:p w14:paraId="18FA7201" w14:textId="16BDE1AF"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creates a short </w:t>
      </w:r>
      <w:r w:rsidR="00722897">
        <w:rPr>
          <w:rFonts w:ascii="Times New Roman" w:eastAsia="Times New Roman" w:hAnsi="Times New Roman" w:cs="Times New Roman"/>
          <w:kern w:val="0"/>
          <w:lang w:val="en-GB"/>
          <w14:ligatures w14:val="none"/>
        </w:rPr>
        <w:t>structured post (</w:t>
      </w:r>
      <w:r>
        <w:rPr>
          <w:rFonts w:ascii="Times New Roman" w:eastAsia="Times New Roman" w:hAnsi="Times New Roman" w:cs="Times New Roman"/>
          <w:kern w:val="0"/>
          <w14:ligatures w14:val="none"/>
        </w:rPr>
        <w:t>text</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 xml:space="preserve"> that include</w:t>
      </w:r>
      <w:r w:rsidR="00722897">
        <w:rPr>
          <w:rFonts w:ascii="Times New Roman" w:eastAsia="Times New Roman" w:hAnsi="Times New Roman" w:cs="Times New Roman"/>
          <w:kern w:val="0"/>
          <w:lang w:val="en-GB"/>
          <w14:ligatures w14:val="none"/>
        </w:rPr>
        <w:t>s</w:t>
      </w:r>
      <w:r w:rsidRPr="00AA2036">
        <w:rPr>
          <w:rFonts w:ascii="Times New Roman" w:eastAsia="Times New Roman" w:hAnsi="Times New Roman" w:cs="Times New Roman"/>
          <w:kern w:val="0"/>
          <w14:ligatures w14:val="none"/>
        </w:rPr>
        <w:t>:</w:t>
      </w:r>
    </w:p>
    <w:p w14:paraId="5AF4427D"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67A7A31A"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252919A7"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What kind of healthcare expertise is needed</w:t>
      </w:r>
    </w:p>
    <w:p w14:paraId="34C9E327" w14:textId="77777777" w:rsidR="002D6F72" w:rsidRPr="001F3772"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Project stage</w:t>
      </w:r>
    </w:p>
    <w:p w14:paraId="0E7608BB" w14:textId="77777777" w:rsidR="00722897" w:rsidRPr="00AA2036" w:rsidRDefault="00722897" w:rsidP="00722897">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401C0D95" w14:textId="77777777" w:rsidR="002D6F72"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High-level idea (without revealing sensitive details)</w:t>
      </w:r>
    </w:p>
    <w:p w14:paraId="0F41F2BC" w14:textId="791A811F" w:rsidR="002D6F72" w:rsidRPr="001F3772"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Healthcare professionals browse </w:t>
      </w:r>
      <w:r w:rsidR="00722897">
        <w:rPr>
          <w:rFonts w:ascii="Times New Roman" w:eastAsia="Times New Roman" w:hAnsi="Times New Roman" w:cs="Times New Roman"/>
          <w:kern w:val="0"/>
          <w:lang w:val="en-GB"/>
          <w14:ligatures w14:val="none"/>
        </w:rPr>
        <w:t>posts</w:t>
      </w:r>
      <w:r w:rsidRPr="00AA2036">
        <w:rPr>
          <w:rFonts w:ascii="Times New Roman" w:eastAsia="Times New Roman" w:hAnsi="Times New Roman" w:cs="Times New Roman"/>
          <w:kern w:val="0"/>
          <w14:ligatures w14:val="none"/>
        </w:rPr>
        <w:t>.</w:t>
      </w:r>
    </w:p>
    <w:p w14:paraId="277C5432" w14:textId="5717057B" w:rsidR="00722897" w:rsidRPr="001F3772" w:rsidRDefault="00722897"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Healthcare professional</w:t>
      </w:r>
      <w:r>
        <w:rPr>
          <w:rFonts w:ascii="Times New Roman" w:eastAsia="Times New Roman" w:hAnsi="Times New Roman" w:cs="Times New Roman"/>
          <w:kern w:val="0"/>
          <w:lang w:val="en-GB"/>
          <w14:ligatures w14:val="none"/>
        </w:rPr>
        <w:t xml:space="preserve"> expresses interests via short message.</w:t>
      </w:r>
    </w:p>
    <w:p w14:paraId="10F1B07D" w14:textId="66D78760" w:rsidR="00722897" w:rsidRPr="00AA2036" w:rsidRDefault="00722897"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Engineer acknowledges the interest suggesting meeting dates/times for meeting</w:t>
      </w:r>
    </w:p>
    <w:p w14:paraId="7009D575" w14:textId="08D88384"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Interested doctor </w:t>
      </w:r>
      <w:r w:rsidR="00722897">
        <w:rPr>
          <w:rFonts w:ascii="Times New Roman" w:eastAsia="Times New Roman" w:hAnsi="Times New Roman" w:cs="Times New Roman"/>
          <w:kern w:val="0"/>
          <w:lang w:val="en-GB"/>
          <w14:ligatures w14:val="none"/>
        </w:rPr>
        <w:t xml:space="preserve">choose dates/time and </w:t>
      </w:r>
      <w:r w:rsidRPr="00AA2036">
        <w:rPr>
          <w:rFonts w:ascii="Times New Roman" w:eastAsia="Times New Roman" w:hAnsi="Times New Roman" w:cs="Times New Roman"/>
          <w:kern w:val="0"/>
          <w14:ligatures w14:val="none"/>
        </w:rPr>
        <w:t>sends “Meeting</w:t>
      </w:r>
      <w:r w:rsidR="00722897">
        <w:rPr>
          <w:rFonts w:ascii="Times New Roman" w:eastAsia="Times New Roman" w:hAnsi="Times New Roman" w:cs="Times New Roman"/>
          <w:kern w:val="0"/>
          <w:lang w:val="en-GB"/>
          <w14:ligatures w14:val="none"/>
        </w:rPr>
        <w:t xml:space="preserve"> </w:t>
      </w:r>
      <w:r w:rsidR="00722897" w:rsidRPr="00AA2036">
        <w:rPr>
          <w:rFonts w:ascii="Times New Roman" w:eastAsia="Times New Roman" w:hAnsi="Times New Roman" w:cs="Times New Roman"/>
          <w:kern w:val="0"/>
          <w14:ligatures w14:val="none"/>
        </w:rPr>
        <w:t>Request</w:t>
      </w:r>
      <w:r w:rsidRPr="00AA2036">
        <w:rPr>
          <w:rFonts w:ascii="Times New Roman" w:eastAsia="Times New Roman" w:hAnsi="Times New Roman" w:cs="Times New Roman"/>
          <w:kern w:val="0"/>
          <w14:ligatures w14:val="none"/>
        </w:rPr>
        <w:t>”.</w:t>
      </w:r>
    </w:p>
    <w:p w14:paraId="444EEE6D"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receives notification.</w:t>
      </w:r>
    </w:p>
    <w:p w14:paraId="231DAE48"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Parties agree on date/time.</w:t>
      </w:r>
    </w:p>
    <w:p w14:paraId="44B3BC19"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They meet externally (Zoom/Teams).</w:t>
      </w:r>
    </w:p>
    <w:p w14:paraId="3E43F0E9" w14:textId="77777777" w:rsidR="002D6F72" w:rsidRPr="00AA2036" w:rsidRDefault="002D6F72" w:rsidP="002D6F7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If collaboration forms:</w:t>
      </w:r>
    </w:p>
    <w:p w14:paraId="4F7DEEB7"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Engineer marks announcement as “Partner Found”.</w:t>
      </w:r>
    </w:p>
    <w:p w14:paraId="2D3BB4AE" w14:textId="77777777" w:rsidR="002D6F72" w:rsidRPr="00AA2036" w:rsidRDefault="002D6F72" w:rsidP="002D6F72">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Status becomes CLOSED.</w:t>
      </w:r>
    </w:p>
    <w:p w14:paraId="3A1B91D8"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3.2 </w:t>
      </w:r>
      <w:r w:rsidRPr="002D6F72">
        <w:rPr>
          <w:rFonts w:ascii="Times New Roman" w:eastAsia="Times New Roman" w:hAnsi="Times New Roman" w:cs="Times New Roman"/>
          <w:b/>
          <w:bCs/>
          <w:color w:val="403CCF"/>
          <w:kern w:val="0"/>
          <w:sz w:val="36"/>
          <w:szCs w:val="36"/>
          <w14:ligatures w14:val="none"/>
        </w:rPr>
        <w:t>Doctor</w:t>
      </w:r>
      <w:r w:rsidRPr="002D6F72">
        <w:rPr>
          <w:rFonts w:ascii="Times New Roman" w:eastAsia="Times New Roman" w:hAnsi="Times New Roman" w:cs="Times New Roman"/>
          <w:b/>
          <w:bCs/>
          <w:kern w:val="0"/>
          <w:sz w:val="36"/>
          <w:szCs w:val="36"/>
          <w14:ligatures w14:val="none"/>
        </w:rPr>
        <w:t>-Initiated Flow</w:t>
      </w:r>
    </w:p>
    <w:p w14:paraId="28ADEC92"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Doctor registers.</w:t>
      </w:r>
    </w:p>
    <w:p w14:paraId="33595AB5" w14:textId="51CA81A6"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Doctor posts short </w:t>
      </w:r>
      <w:r w:rsidR="00722897">
        <w:rPr>
          <w:rFonts w:ascii="Times New Roman" w:eastAsia="Times New Roman" w:hAnsi="Times New Roman" w:cs="Times New Roman"/>
          <w:kern w:val="0"/>
          <w:lang w:val="en-GB"/>
          <w14:ligatures w14:val="none"/>
        </w:rPr>
        <w:t>structured post</w:t>
      </w:r>
      <w:r w:rsidR="00722897">
        <w:rPr>
          <w:rFonts w:ascii="Times New Roman" w:eastAsia="Times New Roman" w:hAnsi="Times New Roman" w:cs="Times New Roman"/>
          <w:kern w:val="0"/>
          <w14:ligatures w14:val="none"/>
        </w:rPr>
        <w:t xml:space="preserve"> </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text</w:t>
      </w:r>
      <w:r w:rsidR="00722897">
        <w:rPr>
          <w:rFonts w:ascii="Times New Roman" w:eastAsia="Times New Roman" w:hAnsi="Times New Roman" w:cs="Times New Roman"/>
          <w:kern w:val="0"/>
          <w:lang w:val="en-GB"/>
          <w14:ligatures w14:val="none"/>
        </w:rPr>
        <w:t>)</w:t>
      </w:r>
      <w:r>
        <w:rPr>
          <w:rFonts w:ascii="Times New Roman" w:eastAsia="Times New Roman" w:hAnsi="Times New Roman" w:cs="Times New Roman"/>
          <w:kern w:val="0"/>
          <w14:ligatures w14:val="none"/>
        </w:rPr>
        <w:t xml:space="preserve"> that include</w:t>
      </w:r>
      <w:r w:rsidRPr="00AA2036">
        <w:rPr>
          <w:rFonts w:ascii="Times New Roman" w:eastAsia="Times New Roman" w:hAnsi="Times New Roman" w:cs="Times New Roman"/>
          <w:kern w:val="0"/>
          <w14:ligatures w14:val="none"/>
        </w:rPr>
        <w:t>:</w:t>
      </w:r>
    </w:p>
    <w:p w14:paraId="05F9AF0B"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Medical field</w:t>
      </w:r>
    </w:p>
    <w:p w14:paraId="56BCF1F1"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299A8631" w14:textId="77777777" w:rsidR="002D6F72" w:rsidRPr="001F3772"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Desired technical expertise</w:t>
      </w:r>
    </w:p>
    <w:p w14:paraId="02621393" w14:textId="77777777" w:rsidR="00722897" w:rsidRPr="00DE0B9E" w:rsidRDefault="00722897" w:rsidP="00722897">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Project stage</w:t>
      </w:r>
    </w:p>
    <w:p w14:paraId="281ABEE6"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251A40C4" w14:textId="60DC8CA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Engineers browse </w:t>
      </w:r>
      <w:r w:rsidR="00722897">
        <w:rPr>
          <w:rFonts w:ascii="Times New Roman" w:eastAsia="Times New Roman" w:hAnsi="Times New Roman" w:cs="Times New Roman"/>
          <w:kern w:val="0"/>
          <w:lang w:val="en-GB"/>
          <w14:ligatures w14:val="none"/>
        </w:rPr>
        <w:t>posts</w:t>
      </w:r>
      <w:r w:rsidRPr="00AA2036">
        <w:rPr>
          <w:rFonts w:ascii="Times New Roman" w:eastAsia="Times New Roman" w:hAnsi="Times New Roman" w:cs="Times New Roman"/>
          <w:kern w:val="0"/>
          <w14:ligatures w14:val="none"/>
        </w:rPr>
        <w:t>.</w:t>
      </w:r>
    </w:p>
    <w:p w14:paraId="08FBD4D6" w14:textId="77777777" w:rsidR="00722897" w:rsidRPr="001F3772"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w:t>
      </w:r>
      <w:r w:rsidR="00722897">
        <w:rPr>
          <w:rFonts w:ascii="Times New Roman" w:eastAsia="Times New Roman" w:hAnsi="Times New Roman" w:cs="Times New Roman"/>
          <w:kern w:val="0"/>
          <w:lang w:val="en-GB"/>
          <w14:ligatures w14:val="none"/>
        </w:rPr>
        <w:t>expresses interests via short message.</w:t>
      </w:r>
    </w:p>
    <w:p w14:paraId="339BB5D9" w14:textId="436FF4F1" w:rsidR="00722897" w:rsidRPr="001F3772" w:rsidRDefault="00722897"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 xml:space="preserve"> </w:t>
      </w:r>
      <w:r w:rsidRPr="00AA2036">
        <w:rPr>
          <w:rFonts w:ascii="Times New Roman" w:eastAsia="Times New Roman" w:hAnsi="Times New Roman" w:cs="Times New Roman"/>
          <w:kern w:val="0"/>
          <w14:ligatures w14:val="none"/>
        </w:rPr>
        <w:t>Healthcare professional</w:t>
      </w:r>
      <w:r>
        <w:rPr>
          <w:rFonts w:ascii="Times New Roman" w:eastAsia="Times New Roman" w:hAnsi="Times New Roman" w:cs="Times New Roman"/>
          <w:kern w:val="0"/>
          <w:lang w:val="en-GB"/>
          <w14:ligatures w14:val="none"/>
        </w:rPr>
        <w:t xml:space="preserve"> acknowledges the interest suggesting meeting dates/times for meeting</w:t>
      </w:r>
      <w:r w:rsidRPr="00AA2036">
        <w:rPr>
          <w:rFonts w:ascii="Times New Roman" w:eastAsia="Times New Roman" w:hAnsi="Times New Roman" w:cs="Times New Roman"/>
          <w:kern w:val="0"/>
          <w14:ligatures w14:val="none"/>
        </w:rPr>
        <w:t xml:space="preserve"> </w:t>
      </w:r>
    </w:p>
    <w:p w14:paraId="7B33766B" w14:textId="6DB6A13B" w:rsidR="002D6F72" w:rsidRPr="00AA2036" w:rsidRDefault="00722897"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 xml:space="preserve">Engineer </w:t>
      </w:r>
      <w:r>
        <w:rPr>
          <w:rFonts w:ascii="Times New Roman" w:eastAsia="Times New Roman" w:hAnsi="Times New Roman" w:cs="Times New Roman"/>
          <w:kern w:val="0"/>
          <w:lang w:val="en-GB"/>
          <w14:ligatures w14:val="none"/>
        </w:rPr>
        <w:t xml:space="preserve"> choose dates/time and </w:t>
      </w:r>
      <w:r w:rsidRPr="00AA2036">
        <w:rPr>
          <w:rFonts w:ascii="Times New Roman" w:eastAsia="Times New Roman" w:hAnsi="Times New Roman" w:cs="Times New Roman"/>
          <w:kern w:val="0"/>
          <w14:ligatures w14:val="none"/>
        </w:rPr>
        <w:t>sends “Meeting</w:t>
      </w:r>
      <w:r>
        <w:rPr>
          <w:rFonts w:ascii="Times New Roman" w:eastAsia="Times New Roman" w:hAnsi="Times New Roman" w:cs="Times New Roman"/>
          <w:kern w:val="0"/>
          <w:lang w:val="en-GB"/>
          <w14:ligatures w14:val="none"/>
        </w:rPr>
        <w:t xml:space="preserve"> </w:t>
      </w:r>
      <w:r w:rsidRPr="00AA2036">
        <w:rPr>
          <w:rFonts w:ascii="Times New Roman" w:eastAsia="Times New Roman" w:hAnsi="Times New Roman" w:cs="Times New Roman"/>
          <w:kern w:val="0"/>
          <w14:ligatures w14:val="none"/>
        </w:rPr>
        <w:t>Request”.</w:t>
      </w:r>
    </w:p>
    <w:p w14:paraId="0052D133"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Meeting is scheduled.</w:t>
      </w:r>
    </w:p>
    <w:p w14:paraId="04303B6B" w14:textId="77777777" w:rsidR="002D6F72" w:rsidRPr="00AA2036" w:rsidRDefault="002D6F72" w:rsidP="002D6F7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If successful:</w:t>
      </w:r>
    </w:p>
    <w:p w14:paraId="49641997"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Doctor marks “Partner Found”.</w:t>
      </w:r>
    </w:p>
    <w:p w14:paraId="20369407" w14:textId="77777777" w:rsidR="002D6F72" w:rsidRPr="00AA2036" w:rsidRDefault="002D6F72" w:rsidP="002D6F7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Announcement status changes to CLOSED.</w:t>
      </w:r>
    </w:p>
    <w:p w14:paraId="562D3784"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191F90BA">
          <v:rect id="Horizontal Line 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FB79C58" w14:textId="77777777" w:rsid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 xml:space="preserve">4. Functional </w:t>
      </w:r>
      <w:commentRangeStart w:id="0"/>
      <w:r w:rsidRPr="002D6F72">
        <w:rPr>
          <w:rFonts w:ascii="Times New Roman" w:eastAsia="Times New Roman" w:hAnsi="Times New Roman" w:cs="Times New Roman"/>
          <w:b/>
          <w:bCs/>
          <w:kern w:val="36"/>
          <w:sz w:val="48"/>
          <w:szCs w:val="48"/>
          <w14:ligatures w14:val="none"/>
        </w:rPr>
        <w:t>Requirements</w:t>
      </w:r>
      <w:commentRangeEnd w:id="0"/>
      <w:r w:rsidR="00F175A2">
        <w:rPr>
          <w:rStyle w:val="CommentReference"/>
          <w:rFonts w:ascii="Times New Roman" w:eastAsia="Times New Roman" w:hAnsi="Times New Roman" w:cs="Times New Roman"/>
          <w:b/>
          <w:bCs/>
          <w:kern w:val="36"/>
          <w:sz w:val="48"/>
          <w:szCs w:val="48"/>
          <w14:ligatures w14:val="none"/>
        </w:rPr>
        <w:commentReference w:id="0"/>
      </w:r>
    </w:p>
    <w:p w14:paraId="6DCB4D73" w14:textId="12543AF0" w:rsidR="004E6D95" w:rsidRPr="002D6F72" w:rsidRDefault="009559EA"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559EA">
        <w:rPr>
          <w:rFonts w:ascii="Times New Roman" w:eastAsia="Times New Roman" w:hAnsi="Times New Roman" w:cs="Times New Roman"/>
          <w:b/>
          <w:bCs/>
          <w:noProof/>
          <w:kern w:val="36"/>
          <w:sz w:val="48"/>
          <w:szCs w:val="48"/>
          <w14:ligatures w14:val="none"/>
        </w:rPr>
        <w:drawing>
          <wp:inline distT="0" distB="0" distL="0" distR="0" wp14:anchorId="58B5E391" wp14:editId="7CA688B6">
            <wp:extent cx="5765800" cy="4699000"/>
            <wp:effectExtent l="0" t="0" r="0" b="0"/>
            <wp:docPr id="40161229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12298" name="Picture 1" descr="A diagram of a company&#10;&#10;AI-generated content may be incorrect."/>
                    <pic:cNvPicPr/>
                  </pic:nvPicPr>
                  <pic:blipFill>
                    <a:blip r:embed="rId10"/>
                    <a:stretch>
                      <a:fillRect/>
                    </a:stretch>
                  </pic:blipFill>
                  <pic:spPr>
                    <a:xfrm>
                      <a:off x="0" y="0"/>
                      <a:ext cx="5765800" cy="4699000"/>
                    </a:xfrm>
                    <a:prstGeom prst="rect">
                      <a:avLst/>
                    </a:prstGeom>
                  </pic:spPr>
                </pic:pic>
              </a:graphicData>
            </a:graphic>
          </wp:inline>
        </w:drawing>
      </w:r>
    </w:p>
    <w:p w14:paraId="61F5AA31"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4.1 User Registration &amp; Access Control</w:t>
      </w:r>
    </w:p>
    <w:p w14:paraId="288F0BEB"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Registration restricted to institutional </w:t>
      </w:r>
      <w:r w:rsidRPr="002D6F72">
        <w:rPr>
          <w:rFonts w:ascii="Times New Roman" w:eastAsia="Times New Roman" w:hAnsi="Times New Roman" w:cs="Times New Roman"/>
          <w:b/>
          <w:bCs/>
          <w:kern w:val="0"/>
          <w14:ligatures w14:val="none"/>
        </w:rPr>
        <w:t>.</w:t>
      </w:r>
      <w:r w:rsidRPr="002D6F72">
        <w:rPr>
          <w:rFonts w:ascii="Times New Roman" w:eastAsia="Times New Roman" w:hAnsi="Times New Roman" w:cs="Times New Roman"/>
          <w:b/>
          <w:bCs/>
          <w:color w:val="403CCF"/>
          <w:kern w:val="0"/>
          <w14:ligatures w14:val="none"/>
        </w:rPr>
        <w:t>edu</w:t>
      </w:r>
      <w:r w:rsidRPr="002D6F72">
        <w:rPr>
          <w:rFonts w:ascii="Times New Roman" w:eastAsia="Times New Roman" w:hAnsi="Times New Roman" w:cs="Times New Roman"/>
          <w:color w:val="403CCF"/>
          <w:kern w:val="0"/>
          <w14:ligatures w14:val="none"/>
        </w:rPr>
        <w:t xml:space="preserve"> email addresses </w:t>
      </w:r>
      <w:r w:rsidRPr="002D6F72">
        <w:rPr>
          <w:rFonts w:ascii="Times New Roman" w:eastAsia="Times New Roman" w:hAnsi="Times New Roman" w:cs="Times New Roman"/>
          <w:kern w:val="0"/>
          <w14:ligatures w14:val="none"/>
        </w:rPr>
        <w:t>only</w:t>
      </w:r>
    </w:p>
    <w:p w14:paraId="12C9025A"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Personal email providers are not permitted</w:t>
      </w:r>
    </w:p>
    <w:p w14:paraId="446BF137"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Email verification required</w:t>
      </w:r>
    </w:p>
    <w:p w14:paraId="7C119F7F"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 selection (Engineer / Healthcare Professional / Admin)</w:t>
      </w:r>
    </w:p>
    <w:p w14:paraId="4B20C725" w14:textId="77777777" w:rsidR="002D6F72" w:rsidRPr="002D6F72" w:rsidRDefault="002D6F72" w:rsidP="002D6F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Role-Based Access Control (RBAC) enforced</w:t>
      </w:r>
    </w:p>
    <w:p w14:paraId="4384A198"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29A5D329">
          <v:rect id="Horizontal Line 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238252D" w14:textId="4465CF3F"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 xml:space="preserve">4.2 </w:t>
      </w:r>
      <w:r w:rsidR="00D739A1">
        <w:rPr>
          <w:rFonts w:ascii="Times New Roman" w:eastAsia="Times New Roman" w:hAnsi="Times New Roman" w:cs="Times New Roman"/>
          <w:b/>
          <w:bCs/>
          <w:kern w:val="0"/>
          <w:sz w:val="36"/>
          <w:szCs w:val="36"/>
          <w:lang w:val="en-GB"/>
          <w14:ligatures w14:val="none"/>
        </w:rPr>
        <w:t>Post</w:t>
      </w:r>
      <w:r w:rsidR="00D739A1" w:rsidRPr="002D6F72">
        <w:rPr>
          <w:rFonts w:ascii="Times New Roman" w:eastAsia="Times New Roman" w:hAnsi="Times New Roman" w:cs="Times New Roman"/>
          <w:b/>
          <w:bCs/>
          <w:kern w:val="0"/>
          <w:sz w:val="36"/>
          <w:szCs w:val="36"/>
          <w14:ligatures w14:val="none"/>
        </w:rPr>
        <w:t xml:space="preserve"> </w:t>
      </w:r>
      <w:r w:rsidRPr="002D6F72">
        <w:rPr>
          <w:rFonts w:ascii="Times New Roman" w:eastAsia="Times New Roman" w:hAnsi="Times New Roman" w:cs="Times New Roman"/>
          <w:b/>
          <w:bCs/>
          <w:kern w:val="0"/>
          <w:sz w:val="36"/>
          <w:szCs w:val="36"/>
          <w14:ligatures w14:val="none"/>
        </w:rPr>
        <w:t>Management</w:t>
      </w:r>
    </w:p>
    <w:p w14:paraId="4EF70AD6"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 be able to:</w:t>
      </w:r>
    </w:p>
    <w:p w14:paraId="1B451AF4" w14:textId="616A8D86" w:rsidR="002D6F72" w:rsidRPr="00AA2036"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w:t>
      </w:r>
      <w:r w:rsidRPr="00AA2036">
        <w:rPr>
          <w:rFonts w:ascii="Times New Roman" w:eastAsia="Times New Roman" w:hAnsi="Times New Roman" w:cs="Times New Roman"/>
          <w:kern w:val="0"/>
          <w14:ligatures w14:val="none"/>
        </w:rPr>
        <w:t xml:space="preserve">reate a </w:t>
      </w:r>
      <w:r w:rsidR="00D739A1">
        <w:rPr>
          <w:rFonts w:ascii="Times New Roman" w:eastAsia="Times New Roman" w:hAnsi="Times New Roman" w:cs="Times New Roman"/>
          <w:kern w:val="0"/>
          <w:lang w:val="en-GB"/>
          <w14:ligatures w14:val="none"/>
        </w:rPr>
        <w:t>post</w:t>
      </w:r>
      <w:r w:rsidR="00D739A1" w:rsidRPr="00AA2036">
        <w:rPr>
          <w:rFonts w:ascii="Times New Roman" w:eastAsia="Times New Roman" w:hAnsi="Times New Roman" w:cs="Times New Roman"/>
          <w:kern w:val="0"/>
          <w14:ligatures w14:val="none"/>
        </w:rPr>
        <w:t xml:space="preserve"> </w:t>
      </w:r>
      <w:r w:rsidRPr="00AA2036">
        <w:rPr>
          <w:rFonts w:ascii="Times New Roman" w:eastAsia="Times New Roman" w:hAnsi="Times New Roman" w:cs="Times New Roman"/>
          <w:kern w:val="0"/>
          <w14:ligatures w14:val="none"/>
        </w:rPr>
        <w:t>containing:</w:t>
      </w:r>
    </w:p>
    <w:p w14:paraId="4527D151"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lastRenderedPageBreak/>
        <w:t>Title</w:t>
      </w:r>
    </w:p>
    <w:p w14:paraId="2395DFA1"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Expertise required</w:t>
      </w:r>
      <w:r>
        <w:rPr>
          <w:rFonts w:ascii="Times New Roman" w:eastAsia="Times New Roman" w:hAnsi="Times New Roman" w:cs="Times New Roman"/>
          <w:kern w:val="0"/>
          <w14:ligatures w14:val="none"/>
        </w:rPr>
        <w:t xml:space="preserve"> (medical / engineering)</w:t>
      </w:r>
    </w:p>
    <w:p w14:paraId="47B0D6BD" w14:textId="519A6D35" w:rsidR="002D6F72" w:rsidRDefault="009559EA"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w:t>
      </w:r>
      <w:r w:rsidR="00D739A1">
        <w:rPr>
          <w:rFonts w:ascii="Times New Roman" w:eastAsia="Times New Roman" w:hAnsi="Times New Roman" w:cs="Times New Roman"/>
          <w:kern w:val="0"/>
          <w:lang w:val="en-GB"/>
          <w14:ligatures w14:val="none"/>
        </w:rPr>
        <w:t>ost</w:t>
      </w:r>
      <w:r w:rsidR="00D739A1">
        <w:rPr>
          <w:rFonts w:ascii="Times New Roman" w:eastAsia="Times New Roman" w:hAnsi="Times New Roman" w:cs="Times New Roman"/>
          <w:kern w:val="0"/>
          <w14:ligatures w14:val="none"/>
        </w:rPr>
        <w:t xml:space="preserve"> </w:t>
      </w:r>
      <w:r w:rsidR="002D6F72">
        <w:rPr>
          <w:rFonts w:ascii="Times New Roman" w:eastAsia="Times New Roman" w:hAnsi="Times New Roman" w:cs="Times New Roman"/>
          <w:kern w:val="0"/>
          <w14:ligatures w14:val="none"/>
        </w:rPr>
        <w:t>details for doctors</w:t>
      </w:r>
    </w:p>
    <w:p w14:paraId="662AF3CA"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18D7722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1C4275D2"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Desired technical expertise</w:t>
      </w:r>
    </w:p>
    <w:p w14:paraId="3CAEA93E" w14:textId="77777777" w:rsidR="002D6F72"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Level of commitment required</w:t>
      </w:r>
    </w:p>
    <w:p w14:paraId="139F92F5" w14:textId="2C5C5F00" w:rsidR="002D6F72" w:rsidRDefault="00D739A1"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Post</w:t>
      </w:r>
      <w:r>
        <w:rPr>
          <w:rFonts w:ascii="Times New Roman" w:eastAsia="Times New Roman" w:hAnsi="Times New Roman" w:cs="Times New Roman"/>
          <w:kern w:val="0"/>
          <w14:ligatures w14:val="none"/>
        </w:rPr>
        <w:t xml:space="preserve"> </w:t>
      </w:r>
      <w:r w:rsidR="002D6F72">
        <w:rPr>
          <w:rFonts w:ascii="Times New Roman" w:eastAsia="Times New Roman" w:hAnsi="Times New Roman" w:cs="Times New Roman"/>
          <w:kern w:val="0"/>
          <w14:ligatures w14:val="none"/>
        </w:rPr>
        <w:t>details for engineers</w:t>
      </w:r>
    </w:p>
    <w:p w14:paraId="6BD575E7"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Working domain (e.g., cardiology imaging)</w:t>
      </w:r>
    </w:p>
    <w:p w14:paraId="771901E5"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Short explanation</w:t>
      </w:r>
    </w:p>
    <w:p w14:paraId="156AAC7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What kind of healthcare expertise is needed</w:t>
      </w:r>
    </w:p>
    <w:p w14:paraId="4C8F29E3"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High-level idea (without revealing sensitive details)</w:t>
      </w:r>
    </w:p>
    <w:p w14:paraId="2B46D031"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Estimated collaboration type (advisor / co-founder / research partner)</w:t>
      </w:r>
    </w:p>
    <w:p w14:paraId="56ADC2C3" w14:textId="77777777"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Confidentiality level:</w:t>
      </w:r>
    </w:p>
    <w:p w14:paraId="6315A04F"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Public short pitch</w:t>
      </w:r>
    </w:p>
    <w:p w14:paraId="4FB3DF00" w14:textId="77777777" w:rsidR="002D6F72" w:rsidRPr="00AA2036" w:rsidRDefault="002D6F72" w:rsidP="002D6F72">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“Details discussed in meeting only”</w:t>
      </w:r>
    </w:p>
    <w:p w14:paraId="427ED6D8"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Expiry date</w:t>
      </w:r>
    </w:p>
    <w:p w14:paraId="4705320C" w14:textId="748BE730" w:rsidR="002D6F72" w:rsidRPr="00AA2036"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Project stage (idea, concept validation, prototype developed, pilot testing, pre-deployment)</w:t>
      </w:r>
    </w:p>
    <w:p w14:paraId="17050020"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Auto-close option</w:t>
      </w:r>
    </w:p>
    <w:p w14:paraId="35E2956E"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Country</w:t>
      </w:r>
    </w:p>
    <w:p w14:paraId="512208B5" w14:textId="77777777" w:rsidR="002D6F72" w:rsidRDefault="002D6F72" w:rsidP="002D6F7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AA2036">
        <w:rPr>
          <w:rFonts w:ascii="Times New Roman" w:eastAsia="Times New Roman" w:hAnsi="Times New Roman" w:cs="Times New Roman"/>
          <w:kern w:val="0"/>
          <w14:ligatures w14:val="none"/>
        </w:rPr>
        <w:t>City</w:t>
      </w:r>
    </w:p>
    <w:p w14:paraId="6F22F5B7" w14:textId="3B78BB27" w:rsidR="002D6F72" w:rsidRPr="001F3772" w:rsidRDefault="002D6F72" w:rsidP="002D6F72">
      <w:pPr>
        <w:spacing w:before="100" w:beforeAutospacing="1" w:after="100" w:afterAutospacing="1" w:line="240" w:lineRule="auto"/>
        <w:rPr>
          <w:rFonts w:ascii="Times New Roman" w:eastAsia="Times New Roman" w:hAnsi="Times New Roman" w:cs="Times New Roman"/>
          <w:kern w:val="0"/>
          <w:lang w:val="en-GB"/>
          <w14:ligatures w14:val="none"/>
        </w:rPr>
      </w:pPr>
      <w:r>
        <w:rPr>
          <w:rFonts w:ascii="Times New Roman" w:eastAsia="Times New Roman" w:hAnsi="Times New Roman" w:cs="Times New Roman"/>
          <w:kern w:val="0"/>
          <w14:ligatures w14:val="none"/>
        </w:rPr>
        <w:t xml:space="preserve">b. </w:t>
      </w:r>
      <w:r w:rsidRPr="002D6F72">
        <w:rPr>
          <w:rFonts w:ascii="Times New Roman" w:eastAsia="Times New Roman" w:hAnsi="Times New Roman" w:cs="Times New Roman"/>
          <w:kern w:val="0"/>
          <w14:ligatures w14:val="none"/>
        </w:rPr>
        <w:t xml:space="preserve">Edit </w:t>
      </w:r>
      <w:r w:rsidR="00D739A1">
        <w:rPr>
          <w:rFonts w:ascii="Times New Roman" w:eastAsia="Times New Roman" w:hAnsi="Times New Roman" w:cs="Times New Roman"/>
          <w:kern w:val="0"/>
          <w:lang w:val="en-GB"/>
          <w14:ligatures w14:val="none"/>
        </w:rPr>
        <w:t>Posts</w:t>
      </w:r>
    </w:p>
    <w:p w14:paraId="2B396704" w14:textId="21B0A25C"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 </w:t>
      </w:r>
      <w:r w:rsidRPr="002D6F72">
        <w:rPr>
          <w:rFonts w:ascii="Times New Roman" w:eastAsia="Times New Roman" w:hAnsi="Times New Roman" w:cs="Times New Roman"/>
          <w:kern w:val="0"/>
          <w14:ligatures w14:val="none"/>
        </w:rPr>
        <w:t xml:space="preserve">Mark </w:t>
      </w:r>
      <w:r w:rsidR="00D739A1">
        <w:rPr>
          <w:rFonts w:ascii="Times New Roman" w:eastAsia="Times New Roman" w:hAnsi="Times New Roman" w:cs="Times New Roman"/>
          <w:kern w:val="0"/>
          <w:lang w:val="en-GB"/>
          <w14:ligatures w14:val="none"/>
        </w:rPr>
        <w:t>post</w:t>
      </w:r>
      <w:r w:rsidR="00D739A1" w:rsidRPr="002D6F72">
        <w:rPr>
          <w:rFonts w:ascii="Times New Roman" w:eastAsia="Times New Roman" w:hAnsi="Times New Roman" w:cs="Times New Roman"/>
          <w:kern w:val="0"/>
          <w14:ligatures w14:val="none"/>
        </w:rPr>
        <w:t xml:space="preserve"> </w:t>
      </w:r>
      <w:r w:rsidRPr="002D6F72">
        <w:rPr>
          <w:rFonts w:ascii="Times New Roman" w:eastAsia="Times New Roman" w:hAnsi="Times New Roman" w:cs="Times New Roman"/>
          <w:kern w:val="0"/>
          <w14:ligatures w14:val="none"/>
        </w:rPr>
        <w:t>as "Partner Found"</w:t>
      </w:r>
    </w:p>
    <w:p w14:paraId="5431CFC1" w14:textId="3F893429"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 </w:t>
      </w:r>
      <w:r w:rsidRPr="002D6F72">
        <w:rPr>
          <w:rFonts w:ascii="Times New Roman" w:eastAsia="Times New Roman" w:hAnsi="Times New Roman" w:cs="Times New Roman"/>
          <w:kern w:val="0"/>
          <w14:ligatures w14:val="none"/>
        </w:rPr>
        <w:t>Archive or allow expiry</w:t>
      </w:r>
    </w:p>
    <w:p w14:paraId="15FC0E03" w14:textId="10515913" w:rsidR="002D6F72" w:rsidRPr="002D6F72" w:rsidRDefault="009559EA"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Post</w:t>
      </w:r>
      <w:r w:rsidRPr="002D6F72">
        <w:rPr>
          <w:rFonts w:ascii="Times New Roman" w:eastAsia="Times New Roman" w:hAnsi="Times New Roman" w:cs="Times New Roman"/>
          <w:b/>
          <w:bCs/>
          <w:kern w:val="0"/>
          <w:sz w:val="27"/>
          <w:szCs w:val="27"/>
          <w14:ligatures w14:val="none"/>
        </w:rPr>
        <w:t xml:space="preserve"> </w:t>
      </w:r>
      <w:r w:rsidR="002D6F72" w:rsidRPr="002D6F72">
        <w:rPr>
          <w:rFonts w:ascii="Times New Roman" w:eastAsia="Times New Roman" w:hAnsi="Times New Roman" w:cs="Times New Roman"/>
          <w:b/>
          <w:bCs/>
          <w:kern w:val="0"/>
          <w:sz w:val="27"/>
          <w:szCs w:val="27"/>
          <w14:ligatures w14:val="none"/>
        </w:rPr>
        <w:t>Lifecycle States:</w:t>
      </w:r>
    </w:p>
    <w:p w14:paraId="01B235FA"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Draft</w:t>
      </w:r>
    </w:p>
    <w:p w14:paraId="2CCD63BB"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Active</w:t>
      </w:r>
    </w:p>
    <w:p w14:paraId="5E77C158"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 Scheduled</w:t>
      </w:r>
    </w:p>
    <w:p w14:paraId="33413798"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Partner Found (Closed)</w:t>
      </w:r>
    </w:p>
    <w:p w14:paraId="67FE87E6" w14:textId="77777777" w:rsidR="002D6F72" w:rsidRPr="002D6F72" w:rsidRDefault="002D6F72" w:rsidP="002D6F7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Expired</w:t>
      </w:r>
    </w:p>
    <w:p w14:paraId="2AB07FE9"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The system must </w:t>
      </w:r>
      <w:r w:rsidRPr="00FE2498">
        <w:rPr>
          <w:rFonts w:ascii="Times New Roman" w:eastAsia="Times New Roman" w:hAnsi="Times New Roman" w:cs="Times New Roman"/>
          <w:color w:val="EE0000"/>
          <w:kern w:val="0"/>
          <w14:ligatures w14:val="none"/>
        </w:rPr>
        <w:t xml:space="preserve">NOT </w:t>
      </w:r>
      <w:r w:rsidRPr="002D6F72">
        <w:rPr>
          <w:rFonts w:ascii="Times New Roman" w:eastAsia="Times New Roman" w:hAnsi="Times New Roman" w:cs="Times New Roman"/>
          <w:kern w:val="0"/>
          <w14:ligatures w14:val="none"/>
        </w:rPr>
        <w:t>allow:</w:t>
      </w:r>
    </w:p>
    <w:p w14:paraId="5027E310"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Upload of technical documentation</w:t>
      </w:r>
    </w:p>
    <w:p w14:paraId="253EB95A"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Upload of patient data</w:t>
      </w:r>
    </w:p>
    <w:p w14:paraId="725971AE" w14:textId="77777777" w:rsidR="002D6F72" w:rsidRPr="002D6F72" w:rsidRDefault="002D6F72" w:rsidP="002D6F7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File repository functionality</w:t>
      </w:r>
    </w:p>
    <w:p w14:paraId="6C6B250E"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40FD7C32">
          <v:rect id="Horizontal Line 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5798C3C"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4.3 Search &amp; Matching</w:t>
      </w:r>
    </w:p>
    <w:p w14:paraId="0305C745"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lastRenderedPageBreak/>
        <w:t>Filter by:</w:t>
      </w:r>
    </w:p>
    <w:p w14:paraId="0FBA6402"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Domain</w:t>
      </w:r>
    </w:p>
    <w:p w14:paraId="7C9B4E35"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Required expertise</w:t>
      </w:r>
    </w:p>
    <w:p w14:paraId="6D1441E9"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City</w:t>
      </w:r>
    </w:p>
    <w:p w14:paraId="3D316ED2"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Country</w:t>
      </w:r>
    </w:p>
    <w:p w14:paraId="2C754CC6"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Project stage</w:t>
      </w:r>
    </w:p>
    <w:p w14:paraId="2B0F23A5" w14:textId="77777777" w:rsidR="002D6F72" w:rsidRPr="002D6F72" w:rsidRDefault="002D6F72" w:rsidP="002D6F72">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Status</w:t>
      </w:r>
    </w:p>
    <w:p w14:paraId="7ED73100"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Highlight city-based matches</w:t>
      </w:r>
    </w:p>
    <w:p w14:paraId="207FD8D2" w14:textId="77777777" w:rsidR="002D6F72" w:rsidRPr="002D6F72" w:rsidRDefault="002D6F72" w:rsidP="002D6F7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Provide match explanation (e.g., shared expertise tags)</w:t>
      </w:r>
    </w:p>
    <w:p w14:paraId="63ADA184"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32F50642">
          <v:rect id="Horizontal Line 4"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71A2BC2"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4.4 Meeting Request Workflow</w:t>
      </w:r>
    </w:p>
    <w:p w14:paraId="620D6D0B"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Users must be able to:</w:t>
      </w:r>
    </w:p>
    <w:p w14:paraId="381D2859" w14:textId="6C682DE3"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Send meeting request</w:t>
      </w:r>
      <w:r w:rsidR="009559EA">
        <w:rPr>
          <w:rFonts w:ascii="Times New Roman" w:eastAsia="Times New Roman" w:hAnsi="Times New Roman" w:cs="Times New Roman"/>
          <w:kern w:val="0"/>
          <w14:ligatures w14:val="none"/>
        </w:rPr>
        <w:t xml:space="preserve"> (with accepting NDA)</w:t>
      </w:r>
    </w:p>
    <w:p w14:paraId="51A1A0A5"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Accept / decline request</w:t>
      </w:r>
    </w:p>
    <w:p w14:paraId="409CAA44"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Propose time slots</w:t>
      </w:r>
    </w:p>
    <w:p w14:paraId="553CC1C0" w14:textId="77777777" w:rsidR="002D6F72" w:rsidRPr="002D6F72" w:rsidRDefault="002D6F72" w:rsidP="002D6F7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Cancel meeting request</w:t>
      </w:r>
    </w:p>
    <w:p w14:paraId="16E1D4CB"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Meetings occur externally.</w:t>
      </w:r>
      <w:r w:rsidRPr="002D6F72">
        <w:rPr>
          <w:rFonts w:ascii="Times New Roman" w:eastAsia="Times New Roman" w:hAnsi="Times New Roman" w:cs="Times New Roman"/>
          <w:kern w:val="0"/>
          <w14:ligatures w14:val="none"/>
        </w:rPr>
        <w:br/>
        <w:t>No meeting recordings stored.</w:t>
      </w:r>
    </w:p>
    <w:p w14:paraId="70AD34C1"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19F1F097">
          <v:rect id="Horizontal Line 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FCDB51E"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4.5 Administrative Dashboard</w:t>
      </w:r>
    </w:p>
    <w:p w14:paraId="51AA140B" w14:textId="78DDA112"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Admin Dashboard accessible only via </w:t>
      </w:r>
      <w:r w:rsidR="00117BEC">
        <w:rPr>
          <w:rFonts w:ascii="Times New Roman" w:eastAsia="Times New Roman" w:hAnsi="Times New Roman" w:cs="Times New Roman"/>
          <w:kern w:val="0"/>
          <w14:ligatures w14:val="none"/>
        </w:rPr>
        <w:t>ROLE BASED ACCESS.</w:t>
      </w:r>
    </w:p>
    <w:p w14:paraId="04CFC32A" w14:textId="1BD2E37B"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 xml:space="preserve">4.5.1 </w:t>
      </w:r>
      <w:r w:rsidR="009559EA">
        <w:rPr>
          <w:rFonts w:ascii="Times New Roman" w:eastAsia="Times New Roman" w:hAnsi="Times New Roman" w:cs="Times New Roman"/>
          <w:b/>
          <w:bCs/>
          <w:kern w:val="0"/>
          <w:sz w:val="27"/>
          <w:szCs w:val="27"/>
          <w14:ligatures w14:val="none"/>
        </w:rPr>
        <w:t>Post</w:t>
      </w:r>
      <w:r w:rsidR="009559EA" w:rsidRPr="002D6F72">
        <w:rPr>
          <w:rFonts w:ascii="Times New Roman" w:eastAsia="Times New Roman" w:hAnsi="Times New Roman" w:cs="Times New Roman"/>
          <w:b/>
          <w:bCs/>
          <w:kern w:val="0"/>
          <w:sz w:val="27"/>
          <w:szCs w:val="27"/>
          <w14:ligatures w14:val="none"/>
        </w:rPr>
        <w:t xml:space="preserve"> </w:t>
      </w:r>
      <w:r w:rsidRPr="002D6F72">
        <w:rPr>
          <w:rFonts w:ascii="Times New Roman" w:eastAsia="Times New Roman" w:hAnsi="Times New Roman" w:cs="Times New Roman"/>
          <w:b/>
          <w:bCs/>
          <w:kern w:val="0"/>
          <w:sz w:val="27"/>
          <w:szCs w:val="27"/>
          <w14:ligatures w14:val="none"/>
        </w:rPr>
        <w:t>Management (Admin)</w:t>
      </w:r>
    </w:p>
    <w:p w14:paraId="317EDB94" w14:textId="046D944B"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View all </w:t>
      </w:r>
      <w:r w:rsidR="00D739A1">
        <w:rPr>
          <w:rFonts w:ascii="Times New Roman" w:eastAsia="Times New Roman" w:hAnsi="Times New Roman" w:cs="Times New Roman"/>
          <w:kern w:val="0"/>
          <w:lang w:val="en-GB"/>
          <w14:ligatures w14:val="none"/>
        </w:rPr>
        <w:t>posts</w:t>
      </w:r>
    </w:p>
    <w:p w14:paraId="6ABA94E1"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by city, domain, status</w:t>
      </w:r>
    </w:p>
    <w:p w14:paraId="12EE6CF5" w14:textId="7ADEB3F8"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Remove inappropriate </w:t>
      </w:r>
      <w:r w:rsidR="00D739A1">
        <w:rPr>
          <w:rFonts w:ascii="Times New Roman" w:eastAsia="Times New Roman" w:hAnsi="Times New Roman" w:cs="Times New Roman"/>
          <w:kern w:val="0"/>
          <w:lang w:val="en-GB"/>
          <w14:ligatures w14:val="none"/>
        </w:rPr>
        <w:t>posts</w:t>
      </w:r>
    </w:p>
    <w:p w14:paraId="5FD6B816"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lifecycle history</w:t>
      </w:r>
    </w:p>
    <w:p w14:paraId="4B610FF7" w14:textId="77777777" w:rsidR="002D6F72" w:rsidRPr="002D6F72" w:rsidRDefault="002D6F72" w:rsidP="002D6F7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platform statistics</w:t>
      </w:r>
    </w:p>
    <w:p w14:paraId="65AE46C0"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4.5.2 User Management (Admin)</w:t>
      </w:r>
    </w:p>
    <w:p w14:paraId="69DD33A6"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all registered users</w:t>
      </w:r>
    </w:p>
    <w:p w14:paraId="661369D4"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by role</w:t>
      </w:r>
    </w:p>
    <w:p w14:paraId="11CFD3E4"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profile completeness</w:t>
      </w:r>
    </w:p>
    <w:p w14:paraId="6D009E8D"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Suspend / deactivate accounts</w:t>
      </w:r>
    </w:p>
    <w:p w14:paraId="4BCF876D" w14:textId="77777777" w:rsidR="002D6F72" w:rsidRPr="002D6F72" w:rsidRDefault="002D6F72" w:rsidP="002D6F7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View activity metrics</w:t>
      </w:r>
    </w:p>
    <w:p w14:paraId="738B3257"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01A44B2A">
          <v:rect id="Horizontal Line 6"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173A54"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4.6 Activity Logging &amp; Audit Trail</w:t>
      </w:r>
    </w:p>
    <w:p w14:paraId="1C25729F" w14:textId="77777777" w:rsidR="002D6F72" w:rsidRPr="002D6F72" w:rsidRDefault="002D6F72" w:rsidP="002D6F72">
      <w:p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The platform must implement comprehensive logging.</w:t>
      </w:r>
    </w:p>
    <w:p w14:paraId="63AB09E3"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4.6.1 Events Logged</w:t>
      </w:r>
    </w:p>
    <w:p w14:paraId="33A73849"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Login / logout</w:t>
      </w:r>
    </w:p>
    <w:p w14:paraId="312714CC"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Failed login attempts</w:t>
      </w:r>
    </w:p>
    <w:p w14:paraId="4355AC80" w14:textId="4CAB302C" w:rsidR="002D6F72" w:rsidRPr="002D6F72" w:rsidRDefault="00D739A1"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GB"/>
          <w14:ligatures w14:val="none"/>
        </w:rPr>
        <w:t>Post</w:t>
      </w:r>
      <w:r w:rsidRPr="002D6F72">
        <w:rPr>
          <w:rFonts w:ascii="Times New Roman" w:eastAsia="Times New Roman" w:hAnsi="Times New Roman" w:cs="Times New Roman"/>
          <w:kern w:val="0"/>
          <w14:ligatures w14:val="none"/>
        </w:rPr>
        <w:t xml:space="preserve"> </w:t>
      </w:r>
      <w:r w:rsidR="002D6F72" w:rsidRPr="002D6F72">
        <w:rPr>
          <w:rFonts w:ascii="Times New Roman" w:eastAsia="Times New Roman" w:hAnsi="Times New Roman" w:cs="Times New Roman"/>
          <w:kern w:val="0"/>
          <w14:ligatures w14:val="none"/>
        </w:rPr>
        <w:t>creation / edit / close</w:t>
      </w:r>
    </w:p>
    <w:p w14:paraId="48C794E6"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 request events</w:t>
      </w:r>
    </w:p>
    <w:p w14:paraId="2BA812B3"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Admin actions</w:t>
      </w:r>
    </w:p>
    <w:p w14:paraId="69E21A04" w14:textId="77777777" w:rsidR="002D6F72" w:rsidRPr="002D6F72" w:rsidRDefault="002D6F72" w:rsidP="002D6F7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Security events</w:t>
      </w:r>
    </w:p>
    <w:p w14:paraId="220D061D"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4.6.2 Log Data Fields</w:t>
      </w:r>
    </w:p>
    <w:p w14:paraId="68B04745"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Timestamp</w:t>
      </w:r>
    </w:p>
    <w:p w14:paraId="4DAB1FDF" w14:textId="5E63E438" w:rsidR="002D6F72" w:rsidRPr="002D6F72" w:rsidRDefault="002D46E0"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w:t>
      </w:r>
      <w:r w:rsidRPr="002D6F72">
        <w:rPr>
          <w:rFonts w:ascii="Times New Roman" w:eastAsia="Times New Roman" w:hAnsi="Times New Roman" w:cs="Times New Roman"/>
          <w:kern w:val="0"/>
          <w14:ligatures w14:val="none"/>
        </w:rPr>
        <w:t xml:space="preserve"> </w:t>
      </w:r>
      <w:r w:rsidR="002D6F72" w:rsidRPr="002D6F72">
        <w:rPr>
          <w:rFonts w:ascii="Times New Roman" w:eastAsia="Times New Roman" w:hAnsi="Times New Roman" w:cs="Times New Roman"/>
          <w:kern w:val="0"/>
          <w14:ligatures w14:val="none"/>
        </w:rPr>
        <w:t>ID</w:t>
      </w:r>
    </w:p>
    <w:p w14:paraId="38F286E1"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Role</w:t>
      </w:r>
    </w:p>
    <w:p w14:paraId="4B2D298C"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Action type</w:t>
      </w:r>
    </w:p>
    <w:p w14:paraId="1E9FC876"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Target entity</w:t>
      </w:r>
    </w:p>
    <w:p w14:paraId="72DA2038"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Result status</w:t>
      </w:r>
    </w:p>
    <w:p w14:paraId="3512FDE1" w14:textId="77777777" w:rsidR="002D6F72" w:rsidRPr="002D6F72" w:rsidRDefault="002D6F72" w:rsidP="002D6F7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Optional: IP address (GDPR-compliant)</w:t>
      </w:r>
    </w:p>
    <w:p w14:paraId="34A26C0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4.6.3 Logging Constraints</w:t>
      </w:r>
    </w:p>
    <w:p w14:paraId="5617AA87"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patient data in logs</w:t>
      </w:r>
    </w:p>
    <w:p w14:paraId="64F5D049"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Data minimization</w:t>
      </w:r>
    </w:p>
    <w:p w14:paraId="45447927"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Logs tamper-resistant</w:t>
      </w:r>
    </w:p>
    <w:p w14:paraId="6EE8B7F0" w14:textId="39372930"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Defined retention period (</w:t>
      </w:r>
      <w:r w:rsidR="002D46E0">
        <w:rPr>
          <w:rFonts w:ascii="Times New Roman" w:eastAsia="Times New Roman" w:hAnsi="Times New Roman" w:cs="Times New Roman"/>
          <w:kern w:val="0"/>
          <w14:ligatures w14:val="none"/>
        </w:rPr>
        <w:t>24</w:t>
      </w:r>
      <w:r w:rsidRPr="002D6F72">
        <w:rPr>
          <w:rFonts w:ascii="Times New Roman" w:eastAsia="Times New Roman" w:hAnsi="Times New Roman" w:cs="Times New Roman"/>
          <w:kern w:val="0"/>
          <w14:ligatures w14:val="none"/>
        </w:rPr>
        <w:t xml:space="preserve"> months)</w:t>
      </w:r>
    </w:p>
    <w:p w14:paraId="70E56C2B" w14:textId="77777777" w:rsidR="002D6F72" w:rsidRPr="002D6F72" w:rsidRDefault="002D6F72" w:rsidP="002D6F7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Admin-only access</w:t>
      </w:r>
    </w:p>
    <w:p w14:paraId="2C73A2BC"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4.6.4 Admin Log Dashboard</w:t>
      </w:r>
    </w:p>
    <w:p w14:paraId="6B36DC89"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Filter logs by user, date, action</w:t>
      </w:r>
    </w:p>
    <w:p w14:paraId="32B77698"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Export logs (CSV)</w:t>
      </w:r>
    </w:p>
    <w:p w14:paraId="434D849A" w14:textId="77777777" w:rsidR="002D6F72" w:rsidRPr="002D6F72" w:rsidRDefault="002D6F72" w:rsidP="002D6F7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Detect anomaly patterns</w:t>
      </w:r>
    </w:p>
    <w:p w14:paraId="0FE4EA8E" w14:textId="77777777" w:rsidR="002D6F72" w:rsidRPr="002D6F72" w:rsidRDefault="00432449" w:rsidP="002D6F72">
      <w:pPr>
        <w:spacing w:after="0" w:line="240" w:lineRule="auto"/>
        <w:rPr>
          <w:rFonts w:ascii="Times New Roman" w:eastAsia="Times New Roman" w:hAnsi="Times New Roman" w:cs="Times New Roman"/>
          <w:kern w:val="0"/>
          <w14:ligatures w14:val="none"/>
        </w:rPr>
      </w:pPr>
      <w:r>
        <w:rPr>
          <w:noProof/>
        </w:rPr>
      </w:r>
      <w:r>
        <w:pict w14:anchorId="295D70B9">
          <v:rect id="Horizontal Line 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C06FE8F"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5. Non-Functional Requirements</w:t>
      </w:r>
    </w:p>
    <w:p w14:paraId="13609DE7"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5.1 GDPR &amp; Privacy</w:t>
      </w:r>
    </w:p>
    <w:p w14:paraId="7C96543F"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lastRenderedPageBreak/>
        <w:t>Minimal data collection</w:t>
      </w:r>
    </w:p>
    <w:p w14:paraId="2E2AF0F8"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Right to delete account</w:t>
      </w:r>
    </w:p>
    <w:p w14:paraId="406B2C24"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Right to export data</w:t>
      </w:r>
    </w:p>
    <w:p w14:paraId="6A8936F2"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privacy policy</w:t>
      </w:r>
    </w:p>
    <w:p w14:paraId="2D0DC1E6" w14:textId="77777777" w:rsidR="002D6F72" w:rsidRPr="002D6F72" w:rsidRDefault="002D6F72" w:rsidP="002D6F7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patient data storage</w:t>
      </w:r>
    </w:p>
    <w:p w14:paraId="03D4622F"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5.2 Security</w:t>
      </w:r>
    </w:p>
    <w:p w14:paraId="05C75F72"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HTTPS mandatory</w:t>
      </w:r>
    </w:p>
    <w:p w14:paraId="4CA55EFF"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Encrypted password storage</w:t>
      </w:r>
    </w:p>
    <w:p w14:paraId="7F3A3A85"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Secure session management</w:t>
      </w:r>
    </w:p>
    <w:p w14:paraId="77E3F101"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Automatic session timeout</w:t>
      </w:r>
    </w:p>
    <w:p w14:paraId="7EA1BAC1"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Rate limiting</w:t>
      </w:r>
    </w:p>
    <w:p w14:paraId="1D868702" w14:textId="77777777" w:rsidR="002D6F72" w:rsidRPr="002D6F72" w:rsidRDefault="002D6F72" w:rsidP="002D6F7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Anti-bot protection</w:t>
      </w:r>
    </w:p>
    <w:p w14:paraId="4CF62C2C"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5.3 Performance</w:t>
      </w:r>
    </w:p>
    <w:p w14:paraId="1B0962A9"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Search response &lt; 1.5 sec</w:t>
      </w:r>
    </w:p>
    <w:p w14:paraId="521ABC98"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Page load &lt; 3 sec</w:t>
      </w:r>
    </w:p>
    <w:p w14:paraId="66C1ECD5" w14:textId="77777777" w:rsidR="002D6F72" w:rsidRPr="002D6F72" w:rsidRDefault="002D6F72" w:rsidP="002D6F7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Support 1000 concurrent users</w:t>
      </w:r>
    </w:p>
    <w:p w14:paraId="38A78A83" w14:textId="77777777" w:rsidR="002D6F72" w:rsidRPr="002D6F72" w:rsidRDefault="002D6F72" w:rsidP="002D6F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D6F72">
        <w:rPr>
          <w:rFonts w:ascii="Times New Roman" w:eastAsia="Times New Roman" w:hAnsi="Times New Roman" w:cs="Times New Roman"/>
          <w:b/>
          <w:bCs/>
          <w:kern w:val="0"/>
          <w:sz w:val="36"/>
          <w:szCs w:val="36"/>
          <w14:ligatures w14:val="none"/>
        </w:rPr>
        <w:t>5.4 Usability (Highest Priority)</w:t>
      </w:r>
    </w:p>
    <w:p w14:paraId="0E7982FC"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Learnability</w:t>
      </w:r>
    </w:p>
    <w:p w14:paraId="66A2A448" w14:textId="694C8222" w:rsidR="002D6F72" w:rsidRPr="002D6F72" w:rsidRDefault="002D6F72" w:rsidP="002D6F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 xml:space="preserve">Understandable within </w:t>
      </w:r>
      <w:r w:rsidR="00101653">
        <w:rPr>
          <w:rFonts w:ascii="Times New Roman" w:eastAsia="Times New Roman" w:hAnsi="Times New Roman" w:cs="Times New Roman"/>
          <w:kern w:val="0"/>
          <w14:ligatures w14:val="none"/>
        </w:rPr>
        <w:t>2</w:t>
      </w:r>
      <w:r w:rsidRPr="002D6F72">
        <w:rPr>
          <w:rFonts w:ascii="Times New Roman" w:eastAsia="Times New Roman" w:hAnsi="Times New Roman" w:cs="Times New Roman"/>
          <w:kern w:val="0"/>
          <w14:ligatures w14:val="none"/>
        </w:rPr>
        <w:t>0 seconds</w:t>
      </w:r>
    </w:p>
    <w:p w14:paraId="08855AD7" w14:textId="77777777" w:rsidR="002D6F72" w:rsidRPr="002D6F72" w:rsidRDefault="002D6F72" w:rsidP="002D6F7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Announcement creation ≤ 3 steps</w:t>
      </w:r>
    </w:p>
    <w:p w14:paraId="7EFAA72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Efficiency</w:t>
      </w:r>
    </w:p>
    <w:p w14:paraId="70EC1E3F" w14:textId="77777777" w:rsidR="002D6F72" w:rsidRPr="002D6F72" w:rsidRDefault="002D6F72" w:rsidP="002D6F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Post announcement &lt; 3 minutes</w:t>
      </w:r>
    </w:p>
    <w:p w14:paraId="2D5139DE" w14:textId="77777777" w:rsidR="002D6F72" w:rsidRPr="002D6F72" w:rsidRDefault="002D6F72" w:rsidP="002D6F7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Send meeting request &lt; 30 seconds</w:t>
      </w:r>
    </w:p>
    <w:p w14:paraId="2025D18B"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Clarity</w:t>
      </w:r>
    </w:p>
    <w:p w14:paraId="65E47771"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Plain language</w:t>
      </w:r>
    </w:p>
    <w:p w14:paraId="08C721DD"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Tooltips for IP/NDA</w:t>
      </w:r>
    </w:p>
    <w:p w14:paraId="5A6ADFC5" w14:textId="77777777" w:rsidR="002D6F72" w:rsidRPr="002D6F72" w:rsidRDefault="002D6F72" w:rsidP="002D6F7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Clear status indicators</w:t>
      </w:r>
    </w:p>
    <w:p w14:paraId="51176327" w14:textId="77777777" w:rsidR="002D6F72" w:rsidRPr="002D6F72" w:rsidRDefault="002D6F72" w:rsidP="002D6F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D6F72">
        <w:rPr>
          <w:rFonts w:ascii="Times New Roman" w:eastAsia="Times New Roman" w:hAnsi="Times New Roman" w:cs="Times New Roman"/>
          <w:b/>
          <w:bCs/>
          <w:kern w:val="0"/>
          <w:sz w:val="27"/>
          <w:szCs w:val="27"/>
          <w14:ligatures w14:val="none"/>
        </w:rPr>
        <w:t>Accessibility</w:t>
      </w:r>
    </w:p>
    <w:p w14:paraId="0943C02A" w14:textId="77777777" w:rsidR="002D6F72" w:rsidRPr="002D6F72" w:rsidRDefault="002D6F72" w:rsidP="002D6F7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WCAG 2.1 compliance</w:t>
      </w:r>
    </w:p>
    <w:p w14:paraId="4D3689A9" w14:textId="04B493FC" w:rsidR="002D6F72" w:rsidRPr="002D6F72" w:rsidRDefault="002D6F72" w:rsidP="00101653">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Mobile responsive</w:t>
      </w:r>
    </w:p>
    <w:p w14:paraId="404BE74B"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lastRenderedPageBreak/>
        <w:t>6. System Constraints</w:t>
      </w:r>
    </w:p>
    <w:p w14:paraId="3AF50C5A" w14:textId="27CC97D4"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Platform facilitates first contact only</w:t>
      </w:r>
      <w:r w:rsidR="00FE2498">
        <w:rPr>
          <w:rFonts w:ascii="Times New Roman" w:eastAsia="Times New Roman" w:hAnsi="Times New Roman" w:cs="Times New Roman"/>
          <w:kern w:val="0"/>
          <w14:ligatures w14:val="none"/>
        </w:rPr>
        <w:t xml:space="preserve"> with NDA acceptance.</w:t>
      </w:r>
    </w:p>
    <w:p w14:paraId="65E7A5F2"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financial transactions</w:t>
      </w:r>
    </w:p>
    <w:p w14:paraId="02D6192C"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contract management</w:t>
      </w:r>
    </w:p>
    <w:p w14:paraId="6A9061CE" w14:textId="77777777" w:rsidR="002D6F72" w:rsidRPr="002D6F72" w:rsidRDefault="002D6F72" w:rsidP="002D6F7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medical advice</w:t>
      </w:r>
    </w:p>
    <w:p w14:paraId="1F64F08F" w14:textId="7DF07A94" w:rsidR="002D6F72" w:rsidRPr="002D6F72" w:rsidRDefault="002D6F72" w:rsidP="00101653">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Registration limited to institutional .edu emails</w:t>
      </w:r>
    </w:p>
    <w:p w14:paraId="7E6D69D9" w14:textId="77777777" w:rsidR="002D6F72" w:rsidRPr="002D6F72" w:rsidRDefault="002D6F72" w:rsidP="002D6F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D6F72">
        <w:rPr>
          <w:rFonts w:ascii="Times New Roman" w:eastAsia="Times New Roman" w:hAnsi="Times New Roman" w:cs="Times New Roman"/>
          <w:b/>
          <w:bCs/>
          <w:kern w:val="36"/>
          <w:sz w:val="48"/>
          <w:szCs w:val="48"/>
          <w14:ligatures w14:val="none"/>
        </w:rPr>
        <w:t>7. Success Indicators</w:t>
      </w:r>
    </w:p>
    <w:p w14:paraId="4682AA1C"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Announcements receive meeting requests</w:t>
      </w:r>
    </w:p>
    <w:p w14:paraId="1DC4CCD1"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Meetings convert into closed matches</w:t>
      </w:r>
    </w:p>
    <w:p w14:paraId="21F21CD5" w14:textId="77777777" w:rsidR="002D6F72" w:rsidRPr="002D6F72" w:rsidRDefault="002D6F72" w:rsidP="002D6F7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Cross-disciplinary collaborations formed</w:t>
      </w:r>
    </w:p>
    <w:p w14:paraId="67AB966A" w14:textId="71B9852E" w:rsidR="002D6F72" w:rsidRPr="002D6F72" w:rsidRDefault="002D6F72" w:rsidP="00101653">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D6F72">
        <w:rPr>
          <w:rFonts w:ascii="Times New Roman" w:eastAsia="Times New Roman" w:hAnsi="Times New Roman" w:cs="Times New Roman"/>
          <w:kern w:val="0"/>
          <w14:ligatures w14:val="none"/>
        </w:rPr>
        <w:t>No IP or data leakage incidents</w:t>
      </w:r>
    </w:p>
    <w:p w14:paraId="3CB63E3E" w14:textId="5E68DE3E" w:rsidR="002D6F72" w:rsidRPr="002D6F72" w:rsidDel="006F64BB" w:rsidRDefault="002D6F72" w:rsidP="002D6F72">
      <w:pPr>
        <w:spacing w:before="100" w:beforeAutospacing="1" w:after="100" w:afterAutospacing="1" w:line="240" w:lineRule="auto"/>
        <w:outlineLvl w:val="0"/>
        <w:rPr>
          <w:del w:id="1" w:author="sevgi koyuncu" w:date="2026-03-31T15:21:00Z" w16du:dateUtc="2026-03-31T12:21:00Z"/>
          <w:rFonts w:ascii="Times New Roman" w:eastAsia="Times New Roman" w:hAnsi="Times New Roman" w:cs="Times New Roman"/>
          <w:b/>
          <w:bCs/>
          <w:kern w:val="36"/>
          <w:sz w:val="48"/>
          <w:szCs w:val="48"/>
          <w14:ligatures w14:val="none"/>
        </w:rPr>
      </w:pPr>
      <w:del w:id="2" w:author="sevgi koyuncu" w:date="2026-03-31T15:21:00Z" w16du:dateUtc="2026-03-31T12:21:00Z">
        <w:r w:rsidRPr="002D6F72" w:rsidDel="006F64BB">
          <w:rPr>
            <w:rFonts w:ascii="Times New Roman" w:eastAsia="Times New Roman" w:hAnsi="Times New Roman" w:cs="Times New Roman"/>
            <w:b/>
            <w:bCs/>
            <w:kern w:val="36"/>
            <w:sz w:val="48"/>
            <w:szCs w:val="48"/>
            <w14:ligatures w14:val="none"/>
          </w:rPr>
          <w:delText>8. End-of-Semester Competition</w:delText>
        </w:r>
      </w:del>
    </w:p>
    <w:p w14:paraId="602AEB2D" w14:textId="0A4DE1C7" w:rsidR="00011B00" w:rsidRDefault="00E958C8">
      <w:del w:id="3" w:author="sevgi koyuncu" w:date="2026-03-31T15:21:00Z" w16du:dateUtc="2026-03-31T12:21:00Z">
        <w:r w:rsidRPr="00E958C8" w:rsidDel="006F64BB">
          <w:rPr>
            <w:noProof/>
          </w:rPr>
          <w:drawing>
            <wp:inline distT="0" distB="0" distL="0" distR="0" wp14:anchorId="321A89EE" wp14:editId="68DB4444">
              <wp:extent cx="5943600" cy="1304290"/>
              <wp:effectExtent l="0" t="0" r="0" b="3810"/>
              <wp:docPr id="670458595"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8595" name="Picture 1" descr="A close-up of a text&#10;&#10;AI-generated content may be incorrect."/>
                      <pic:cNvPicPr/>
                    </pic:nvPicPr>
                    <pic:blipFill>
                      <a:blip r:embed="rId11"/>
                      <a:stretch>
                        <a:fillRect/>
                      </a:stretch>
                    </pic:blipFill>
                    <pic:spPr>
                      <a:xfrm>
                        <a:off x="0" y="0"/>
                        <a:ext cx="5943600" cy="1304290"/>
                      </a:xfrm>
                      <a:prstGeom prst="rect">
                        <a:avLst/>
                      </a:prstGeom>
                    </pic:spPr>
                  </pic:pic>
                </a:graphicData>
              </a:graphic>
            </wp:inline>
          </w:drawing>
        </w:r>
      </w:del>
    </w:p>
    <w:sectPr w:rsidR="00011B0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G" w:date="2026-02-18T21:45:00Z" w:initials="GG">
    <w:p w14:paraId="29272206" w14:textId="3E95FB91" w:rsidR="00F175A2" w:rsidRPr="00F175A2" w:rsidRDefault="00F175A2">
      <w:pPr>
        <w:pStyle w:val="CommentText"/>
        <w:rPr>
          <w:lang w:val="sv-SE"/>
        </w:rPr>
      </w:pPr>
      <w:r>
        <w:rPr>
          <w:rStyle w:val="CommentReference"/>
        </w:rPr>
        <w:annotationRef/>
      </w:r>
      <w:r w:rsidRPr="00F175A2">
        <w:rPr>
          <w:lang w:val="sv-SE"/>
        </w:rPr>
        <w:t xml:space="preserve">Burada </w:t>
      </w:r>
      <w:r>
        <w:rPr>
          <w:lang w:val="sv-SE"/>
        </w:rPr>
        <w:t>meeting öncesi</w:t>
      </w:r>
      <w:r w:rsidR="0025334C">
        <w:rPr>
          <w:lang w:val="sv-SE"/>
        </w:rPr>
        <w:t xml:space="preserve"> ve</w:t>
      </w:r>
      <w:r>
        <w:rPr>
          <w:lang w:val="sv-SE"/>
        </w:rPr>
        <w:t xml:space="preserve"> </w:t>
      </w:r>
      <w:r w:rsidR="0025334C">
        <w:rPr>
          <w:lang w:val="sv-SE"/>
        </w:rPr>
        <w:t xml:space="preserve">fikir exchange öncesi </w:t>
      </w:r>
      <w:r w:rsidRPr="00F175A2">
        <w:rPr>
          <w:lang w:val="sv-SE"/>
        </w:rPr>
        <w:t>NDA signature ge</w:t>
      </w:r>
      <w:r>
        <w:rPr>
          <w:lang w:val="sv-SE"/>
        </w:rPr>
        <w:t>rekli olabilir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2722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4F41AC" w16cex:dateUtc="2026-02-18T18: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272206" w16cid:durableId="4C4F41A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ibre Baskerville">
    <w:panose1 w:val="02000000000000000000"/>
    <w:charset w:val="00"/>
    <w:family w:val="auto"/>
    <w:pitch w:val="variable"/>
    <w:sig w:usb0="A00000BF" w:usb1="50000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4765"/>
    <w:multiLevelType w:val="hybridMultilevel"/>
    <w:tmpl w:val="3E64D9E0"/>
    <w:lvl w:ilvl="0" w:tplc="1D4C5AA2">
      <w:start w:val="1"/>
      <w:numFmt w:val="bullet"/>
      <w:lvlText w:val="•"/>
      <w:lvlJc w:val="left"/>
      <w:pPr>
        <w:tabs>
          <w:tab w:val="num" w:pos="720"/>
        </w:tabs>
        <w:ind w:left="720" w:hanging="360"/>
      </w:pPr>
      <w:rPr>
        <w:rFonts w:ascii="Open Sans" w:hAnsi="Open Sans" w:hint="default"/>
      </w:rPr>
    </w:lvl>
    <w:lvl w:ilvl="1" w:tplc="7EF86A58" w:tentative="1">
      <w:start w:val="1"/>
      <w:numFmt w:val="bullet"/>
      <w:lvlText w:val="•"/>
      <w:lvlJc w:val="left"/>
      <w:pPr>
        <w:tabs>
          <w:tab w:val="num" w:pos="1440"/>
        </w:tabs>
        <w:ind w:left="1440" w:hanging="360"/>
      </w:pPr>
      <w:rPr>
        <w:rFonts w:ascii="Open Sans" w:hAnsi="Open Sans" w:hint="default"/>
      </w:rPr>
    </w:lvl>
    <w:lvl w:ilvl="2" w:tplc="26447684" w:tentative="1">
      <w:start w:val="1"/>
      <w:numFmt w:val="bullet"/>
      <w:lvlText w:val="•"/>
      <w:lvlJc w:val="left"/>
      <w:pPr>
        <w:tabs>
          <w:tab w:val="num" w:pos="2160"/>
        </w:tabs>
        <w:ind w:left="2160" w:hanging="360"/>
      </w:pPr>
      <w:rPr>
        <w:rFonts w:ascii="Open Sans" w:hAnsi="Open Sans" w:hint="default"/>
      </w:rPr>
    </w:lvl>
    <w:lvl w:ilvl="3" w:tplc="0AEC5946" w:tentative="1">
      <w:start w:val="1"/>
      <w:numFmt w:val="bullet"/>
      <w:lvlText w:val="•"/>
      <w:lvlJc w:val="left"/>
      <w:pPr>
        <w:tabs>
          <w:tab w:val="num" w:pos="2880"/>
        </w:tabs>
        <w:ind w:left="2880" w:hanging="360"/>
      </w:pPr>
      <w:rPr>
        <w:rFonts w:ascii="Open Sans" w:hAnsi="Open Sans" w:hint="default"/>
      </w:rPr>
    </w:lvl>
    <w:lvl w:ilvl="4" w:tplc="2AA69072" w:tentative="1">
      <w:start w:val="1"/>
      <w:numFmt w:val="bullet"/>
      <w:lvlText w:val="•"/>
      <w:lvlJc w:val="left"/>
      <w:pPr>
        <w:tabs>
          <w:tab w:val="num" w:pos="3600"/>
        </w:tabs>
        <w:ind w:left="3600" w:hanging="360"/>
      </w:pPr>
      <w:rPr>
        <w:rFonts w:ascii="Open Sans" w:hAnsi="Open Sans" w:hint="default"/>
      </w:rPr>
    </w:lvl>
    <w:lvl w:ilvl="5" w:tplc="12DCC0BE" w:tentative="1">
      <w:start w:val="1"/>
      <w:numFmt w:val="bullet"/>
      <w:lvlText w:val="•"/>
      <w:lvlJc w:val="left"/>
      <w:pPr>
        <w:tabs>
          <w:tab w:val="num" w:pos="4320"/>
        </w:tabs>
        <w:ind w:left="4320" w:hanging="360"/>
      </w:pPr>
      <w:rPr>
        <w:rFonts w:ascii="Open Sans" w:hAnsi="Open Sans" w:hint="default"/>
      </w:rPr>
    </w:lvl>
    <w:lvl w:ilvl="6" w:tplc="E136712E" w:tentative="1">
      <w:start w:val="1"/>
      <w:numFmt w:val="bullet"/>
      <w:lvlText w:val="•"/>
      <w:lvlJc w:val="left"/>
      <w:pPr>
        <w:tabs>
          <w:tab w:val="num" w:pos="5040"/>
        </w:tabs>
        <w:ind w:left="5040" w:hanging="360"/>
      </w:pPr>
      <w:rPr>
        <w:rFonts w:ascii="Open Sans" w:hAnsi="Open Sans" w:hint="default"/>
      </w:rPr>
    </w:lvl>
    <w:lvl w:ilvl="7" w:tplc="5F4C77B8" w:tentative="1">
      <w:start w:val="1"/>
      <w:numFmt w:val="bullet"/>
      <w:lvlText w:val="•"/>
      <w:lvlJc w:val="left"/>
      <w:pPr>
        <w:tabs>
          <w:tab w:val="num" w:pos="5760"/>
        </w:tabs>
        <w:ind w:left="5760" w:hanging="360"/>
      </w:pPr>
      <w:rPr>
        <w:rFonts w:ascii="Open Sans" w:hAnsi="Open Sans" w:hint="default"/>
      </w:rPr>
    </w:lvl>
    <w:lvl w:ilvl="8" w:tplc="676E4D6C" w:tentative="1">
      <w:start w:val="1"/>
      <w:numFmt w:val="bullet"/>
      <w:lvlText w:val="•"/>
      <w:lvlJc w:val="left"/>
      <w:pPr>
        <w:tabs>
          <w:tab w:val="num" w:pos="6480"/>
        </w:tabs>
        <w:ind w:left="6480" w:hanging="360"/>
      </w:pPr>
      <w:rPr>
        <w:rFonts w:ascii="Open Sans" w:hAnsi="Open Sans" w:hint="default"/>
      </w:rPr>
    </w:lvl>
  </w:abstractNum>
  <w:abstractNum w:abstractNumId="1" w15:restartNumberingAfterBreak="0">
    <w:nsid w:val="05F12B28"/>
    <w:multiLevelType w:val="hybridMultilevel"/>
    <w:tmpl w:val="907A19E2"/>
    <w:lvl w:ilvl="0" w:tplc="593A9D80">
      <w:start w:val="1"/>
      <w:numFmt w:val="bullet"/>
      <w:lvlText w:val="•"/>
      <w:lvlJc w:val="left"/>
      <w:pPr>
        <w:tabs>
          <w:tab w:val="num" w:pos="720"/>
        </w:tabs>
        <w:ind w:left="720" w:hanging="360"/>
      </w:pPr>
      <w:rPr>
        <w:rFonts w:ascii="Open Sans" w:hAnsi="Open Sans" w:hint="default"/>
      </w:rPr>
    </w:lvl>
    <w:lvl w:ilvl="1" w:tplc="B8CABACC" w:tentative="1">
      <w:start w:val="1"/>
      <w:numFmt w:val="bullet"/>
      <w:lvlText w:val="•"/>
      <w:lvlJc w:val="left"/>
      <w:pPr>
        <w:tabs>
          <w:tab w:val="num" w:pos="1440"/>
        </w:tabs>
        <w:ind w:left="1440" w:hanging="360"/>
      </w:pPr>
      <w:rPr>
        <w:rFonts w:ascii="Open Sans" w:hAnsi="Open Sans" w:hint="default"/>
      </w:rPr>
    </w:lvl>
    <w:lvl w:ilvl="2" w:tplc="BEB008A0" w:tentative="1">
      <w:start w:val="1"/>
      <w:numFmt w:val="bullet"/>
      <w:lvlText w:val="•"/>
      <w:lvlJc w:val="left"/>
      <w:pPr>
        <w:tabs>
          <w:tab w:val="num" w:pos="2160"/>
        </w:tabs>
        <w:ind w:left="2160" w:hanging="360"/>
      </w:pPr>
      <w:rPr>
        <w:rFonts w:ascii="Open Sans" w:hAnsi="Open Sans" w:hint="default"/>
      </w:rPr>
    </w:lvl>
    <w:lvl w:ilvl="3" w:tplc="5CD6F3F0" w:tentative="1">
      <w:start w:val="1"/>
      <w:numFmt w:val="bullet"/>
      <w:lvlText w:val="•"/>
      <w:lvlJc w:val="left"/>
      <w:pPr>
        <w:tabs>
          <w:tab w:val="num" w:pos="2880"/>
        </w:tabs>
        <w:ind w:left="2880" w:hanging="360"/>
      </w:pPr>
      <w:rPr>
        <w:rFonts w:ascii="Open Sans" w:hAnsi="Open Sans" w:hint="default"/>
      </w:rPr>
    </w:lvl>
    <w:lvl w:ilvl="4" w:tplc="BF7A2CAC" w:tentative="1">
      <w:start w:val="1"/>
      <w:numFmt w:val="bullet"/>
      <w:lvlText w:val="•"/>
      <w:lvlJc w:val="left"/>
      <w:pPr>
        <w:tabs>
          <w:tab w:val="num" w:pos="3600"/>
        </w:tabs>
        <w:ind w:left="3600" w:hanging="360"/>
      </w:pPr>
      <w:rPr>
        <w:rFonts w:ascii="Open Sans" w:hAnsi="Open Sans" w:hint="default"/>
      </w:rPr>
    </w:lvl>
    <w:lvl w:ilvl="5" w:tplc="0746515E" w:tentative="1">
      <w:start w:val="1"/>
      <w:numFmt w:val="bullet"/>
      <w:lvlText w:val="•"/>
      <w:lvlJc w:val="left"/>
      <w:pPr>
        <w:tabs>
          <w:tab w:val="num" w:pos="4320"/>
        </w:tabs>
        <w:ind w:left="4320" w:hanging="360"/>
      </w:pPr>
      <w:rPr>
        <w:rFonts w:ascii="Open Sans" w:hAnsi="Open Sans" w:hint="default"/>
      </w:rPr>
    </w:lvl>
    <w:lvl w:ilvl="6" w:tplc="EE666B7C" w:tentative="1">
      <w:start w:val="1"/>
      <w:numFmt w:val="bullet"/>
      <w:lvlText w:val="•"/>
      <w:lvlJc w:val="left"/>
      <w:pPr>
        <w:tabs>
          <w:tab w:val="num" w:pos="5040"/>
        </w:tabs>
        <w:ind w:left="5040" w:hanging="360"/>
      </w:pPr>
      <w:rPr>
        <w:rFonts w:ascii="Open Sans" w:hAnsi="Open Sans" w:hint="default"/>
      </w:rPr>
    </w:lvl>
    <w:lvl w:ilvl="7" w:tplc="00D2FA34" w:tentative="1">
      <w:start w:val="1"/>
      <w:numFmt w:val="bullet"/>
      <w:lvlText w:val="•"/>
      <w:lvlJc w:val="left"/>
      <w:pPr>
        <w:tabs>
          <w:tab w:val="num" w:pos="5760"/>
        </w:tabs>
        <w:ind w:left="5760" w:hanging="360"/>
      </w:pPr>
      <w:rPr>
        <w:rFonts w:ascii="Open Sans" w:hAnsi="Open Sans" w:hint="default"/>
      </w:rPr>
    </w:lvl>
    <w:lvl w:ilvl="8" w:tplc="4368419A" w:tentative="1">
      <w:start w:val="1"/>
      <w:numFmt w:val="bullet"/>
      <w:lvlText w:val="•"/>
      <w:lvlJc w:val="left"/>
      <w:pPr>
        <w:tabs>
          <w:tab w:val="num" w:pos="6480"/>
        </w:tabs>
        <w:ind w:left="6480" w:hanging="360"/>
      </w:pPr>
      <w:rPr>
        <w:rFonts w:ascii="Open Sans" w:hAnsi="Open Sans" w:hint="default"/>
      </w:rPr>
    </w:lvl>
  </w:abstractNum>
  <w:abstractNum w:abstractNumId="2" w15:restartNumberingAfterBreak="0">
    <w:nsid w:val="071B3601"/>
    <w:multiLevelType w:val="multilevel"/>
    <w:tmpl w:val="F692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12C"/>
    <w:multiLevelType w:val="multilevel"/>
    <w:tmpl w:val="B24E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23DC3"/>
    <w:multiLevelType w:val="multilevel"/>
    <w:tmpl w:val="36F24B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616EE"/>
    <w:multiLevelType w:val="multilevel"/>
    <w:tmpl w:val="CD76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10B0B"/>
    <w:multiLevelType w:val="multilevel"/>
    <w:tmpl w:val="B3CE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D56FD"/>
    <w:multiLevelType w:val="multilevel"/>
    <w:tmpl w:val="C86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330ED"/>
    <w:multiLevelType w:val="multilevel"/>
    <w:tmpl w:val="5A025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04244"/>
    <w:multiLevelType w:val="multilevel"/>
    <w:tmpl w:val="DF42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A1E63"/>
    <w:multiLevelType w:val="multilevel"/>
    <w:tmpl w:val="FA9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365B2F"/>
    <w:multiLevelType w:val="multilevel"/>
    <w:tmpl w:val="A62EC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05C9F"/>
    <w:multiLevelType w:val="multilevel"/>
    <w:tmpl w:val="0DF8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713D3"/>
    <w:multiLevelType w:val="multilevel"/>
    <w:tmpl w:val="80EE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9747C"/>
    <w:multiLevelType w:val="multilevel"/>
    <w:tmpl w:val="F484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9506D5"/>
    <w:multiLevelType w:val="multilevel"/>
    <w:tmpl w:val="963A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D0D1B"/>
    <w:multiLevelType w:val="multilevel"/>
    <w:tmpl w:val="D4266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2B5BE3"/>
    <w:multiLevelType w:val="multilevel"/>
    <w:tmpl w:val="AA4E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EF7C89"/>
    <w:multiLevelType w:val="multilevel"/>
    <w:tmpl w:val="AB62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A2CC6"/>
    <w:multiLevelType w:val="multilevel"/>
    <w:tmpl w:val="BEE84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BD0A0A"/>
    <w:multiLevelType w:val="multilevel"/>
    <w:tmpl w:val="BF6A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EC197D"/>
    <w:multiLevelType w:val="multilevel"/>
    <w:tmpl w:val="2CEE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EA3608"/>
    <w:multiLevelType w:val="multilevel"/>
    <w:tmpl w:val="097EA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2E4FB5"/>
    <w:multiLevelType w:val="multilevel"/>
    <w:tmpl w:val="195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E218A1"/>
    <w:multiLevelType w:val="multilevel"/>
    <w:tmpl w:val="2E2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6089F"/>
    <w:multiLevelType w:val="multilevel"/>
    <w:tmpl w:val="C466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3D0853"/>
    <w:multiLevelType w:val="multilevel"/>
    <w:tmpl w:val="0810A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B91A20"/>
    <w:multiLevelType w:val="multilevel"/>
    <w:tmpl w:val="D850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C6101"/>
    <w:multiLevelType w:val="multilevel"/>
    <w:tmpl w:val="5350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CD4E32"/>
    <w:multiLevelType w:val="multilevel"/>
    <w:tmpl w:val="34C2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FD67FD"/>
    <w:multiLevelType w:val="multilevel"/>
    <w:tmpl w:val="516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C09AC"/>
    <w:multiLevelType w:val="multilevel"/>
    <w:tmpl w:val="59349DF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7B7F782A"/>
    <w:multiLevelType w:val="multilevel"/>
    <w:tmpl w:val="5DBE9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3716350">
    <w:abstractNumId w:val="7"/>
  </w:num>
  <w:num w:numId="2" w16cid:durableId="178350395">
    <w:abstractNumId w:val="14"/>
  </w:num>
  <w:num w:numId="3" w16cid:durableId="495003499">
    <w:abstractNumId w:val="20"/>
  </w:num>
  <w:num w:numId="4" w16cid:durableId="1680696081">
    <w:abstractNumId w:val="29"/>
  </w:num>
  <w:num w:numId="5" w16cid:durableId="222524900">
    <w:abstractNumId w:val="26"/>
  </w:num>
  <w:num w:numId="6" w16cid:durableId="736514464">
    <w:abstractNumId w:val="3"/>
  </w:num>
  <w:num w:numId="7" w16cid:durableId="1543442502">
    <w:abstractNumId w:val="13"/>
  </w:num>
  <w:num w:numId="8" w16cid:durableId="1002078011">
    <w:abstractNumId w:val="31"/>
  </w:num>
  <w:num w:numId="9" w16cid:durableId="1880121573">
    <w:abstractNumId w:val="17"/>
  </w:num>
  <w:num w:numId="10" w16cid:durableId="733817723">
    <w:abstractNumId w:val="5"/>
  </w:num>
  <w:num w:numId="11" w16cid:durableId="1469014491">
    <w:abstractNumId w:val="22"/>
  </w:num>
  <w:num w:numId="12" w16cid:durableId="87120711">
    <w:abstractNumId w:val="25"/>
  </w:num>
  <w:num w:numId="13" w16cid:durableId="86848370">
    <w:abstractNumId w:val="28"/>
  </w:num>
  <w:num w:numId="14" w16cid:durableId="716246753">
    <w:abstractNumId w:val="27"/>
  </w:num>
  <w:num w:numId="15" w16cid:durableId="13268880">
    <w:abstractNumId w:val="2"/>
  </w:num>
  <w:num w:numId="16" w16cid:durableId="336425212">
    <w:abstractNumId w:val="12"/>
  </w:num>
  <w:num w:numId="17" w16cid:durableId="936257066">
    <w:abstractNumId w:val="23"/>
  </w:num>
  <w:num w:numId="18" w16cid:durableId="1535657022">
    <w:abstractNumId w:val="24"/>
  </w:num>
  <w:num w:numId="19" w16cid:durableId="709767992">
    <w:abstractNumId w:val="15"/>
  </w:num>
  <w:num w:numId="20" w16cid:durableId="485784958">
    <w:abstractNumId w:val="11"/>
  </w:num>
  <w:num w:numId="21" w16cid:durableId="310256292">
    <w:abstractNumId w:val="8"/>
  </w:num>
  <w:num w:numId="22" w16cid:durableId="1356229140">
    <w:abstractNumId w:val="10"/>
  </w:num>
  <w:num w:numId="23" w16cid:durableId="1976135877">
    <w:abstractNumId w:val="21"/>
  </w:num>
  <w:num w:numId="24" w16cid:durableId="861821665">
    <w:abstractNumId w:val="9"/>
  </w:num>
  <w:num w:numId="25" w16cid:durableId="983853860">
    <w:abstractNumId w:val="18"/>
  </w:num>
  <w:num w:numId="26" w16cid:durableId="70201760">
    <w:abstractNumId w:val="6"/>
  </w:num>
  <w:num w:numId="27" w16cid:durableId="1760561380">
    <w:abstractNumId w:val="30"/>
  </w:num>
  <w:num w:numId="28" w16cid:durableId="1680885131">
    <w:abstractNumId w:val="16"/>
  </w:num>
  <w:num w:numId="29" w16cid:durableId="531110414">
    <w:abstractNumId w:val="19"/>
  </w:num>
  <w:num w:numId="30" w16cid:durableId="2072078673">
    <w:abstractNumId w:val="32"/>
  </w:num>
  <w:num w:numId="31" w16cid:durableId="573466999">
    <w:abstractNumId w:val="4"/>
  </w:num>
  <w:num w:numId="32" w16cid:durableId="518616856">
    <w:abstractNumId w:val="1"/>
  </w:num>
  <w:num w:numId="33" w16cid:durableId="15639770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G">
    <w15:presenceInfo w15:providerId="None" w15:userId="GG"/>
  </w15:person>
  <w15:person w15:author="sevgi koyuncu">
    <w15:presenceInfo w15:providerId="Windows Live" w15:userId="bb310e19c1d78b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F72"/>
    <w:rsid w:val="00011B00"/>
    <w:rsid w:val="00101653"/>
    <w:rsid w:val="00117BEC"/>
    <w:rsid w:val="001616F4"/>
    <w:rsid w:val="001F3772"/>
    <w:rsid w:val="0025334C"/>
    <w:rsid w:val="00282653"/>
    <w:rsid w:val="002D46E0"/>
    <w:rsid w:val="002D6F72"/>
    <w:rsid w:val="00412AB2"/>
    <w:rsid w:val="00432449"/>
    <w:rsid w:val="004E6D95"/>
    <w:rsid w:val="005347DB"/>
    <w:rsid w:val="005D566E"/>
    <w:rsid w:val="006173B5"/>
    <w:rsid w:val="006F64BB"/>
    <w:rsid w:val="00722897"/>
    <w:rsid w:val="009305B0"/>
    <w:rsid w:val="00942B1A"/>
    <w:rsid w:val="009559EA"/>
    <w:rsid w:val="00976CFE"/>
    <w:rsid w:val="009772F1"/>
    <w:rsid w:val="009F4E93"/>
    <w:rsid w:val="00A56D4A"/>
    <w:rsid w:val="00B7049C"/>
    <w:rsid w:val="00D739A1"/>
    <w:rsid w:val="00D95E0B"/>
    <w:rsid w:val="00DA54E6"/>
    <w:rsid w:val="00E268EA"/>
    <w:rsid w:val="00E958C8"/>
    <w:rsid w:val="00F175A2"/>
    <w:rsid w:val="00F70150"/>
    <w:rsid w:val="00FE249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21EA9946"/>
  <w15:chartTrackingRefBased/>
  <w15:docId w15:val="{8C10E85B-B63D-D144-B725-94C3F1B55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897"/>
  </w:style>
  <w:style w:type="paragraph" w:styleId="Heading1">
    <w:name w:val="heading 1"/>
    <w:basedOn w:val="Normal"/>
    <w:next w:val="Normal"/>
    <w:link w:val="Heading1Char"/>
    <w:uiPriority w:val="9"/>
    <w:qFormat/>
    <w:rsid w:val="002D6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6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6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6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6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F72"/>
    <w:rPr>
      <w:rFonts w:eastAsiaTheme="majorEastAsia" w:cstheme="majorBidi"/>
      <w:color w:val="272727" w:themeColor="text1" w:themeTint="D8"/>
    </w:rPr>
  </w:style>
  <w:style w:type="paragraph" w:styleId="Title">
    <w:name w:val="Title"/>
    <w:basedOn w:val="Normal"/>
    <w:next w:val="Normal"/>
    <w:link w:val="TitleChar"/>
    <w:uiPriority w:val="10"/>
    <w:qFormat/>
    <w:rsid w:val="002D6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F72"/>
    <w:pPr>
      <w:spacing w:before="160"/>
      <w:jc w:val="center"/>
    </w:pPr>
    <w:rPr>
      <w:i/>
      <w:iCs/>
      <w:color w:val="404040" w:themeColor="text1" w:themeTint="BF"/>
    </w:rPr>
  </w:style>
  <w:style w:type="character" w:customStyle="1" w:styleId="QuoteChar">
    <w:name w:val="Quote Char"/>
    <w:basedOn w:val="DefaultParagraphFont"/>
    <w:link w:val="Quote"/>
    <w:uiPriority w:val="29"/>
    <w:rsid w:val="002D6F72"/>
    <w:rPr>
      <w:i/>
      <w:iCs/>
      <w:color w:val="404040" w:themeColor="text1" w:themeTint="BF"/>
    </w:rPr>
  </w:style>
  <w:style w:type="paragraph" w:styleId="ListParagraph">
    <w:name w:val="List Paragraph"/>
    <w:basedOn w:val="Normal"/>
    <w:uiPriority w:val="34"/>
    <w:qFormat/>
    <w:rsid w:val="002D6F72"/>
    <w:pPr>
      <w:ind w:left="720"/>
      <w:contextualSpacing/>
    </w:pPr>
  </w:style>
  <w:style w:type="character" w:styleId="IntenseEmphasis">
    <w:name w:val="Intense Emphasis"/>
    <w:basedOn w:val="DefaultParagraphFont"/>
    <w:uiPriority w:val="21"/>
    <w:qFormat/>
    <w:rsid w:val="002D6F72"/>
    <w:rPr>
      <w:i/>
      <w:iCs/>
      <w:color w:val="0F4761" w:themeColor="accent1" w:themeShade="BF"/>
    </w:rPr>
  </w:style>
  <w:style w:type="paragraph" w:styleId="IntenseQuote">
    <w:name w:val="Intense Quote"/>
    <w:basedOn w:val="Normal"/>
    <w:next w:val="Normal"/>
    <w:link w:val="IntenseQuoteChar"/>
    <w:uiPriority w:val="30"/>
    <w:qFormat/>
    <w:rsid w:val="002D6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F72"/>
    <w:rPr>
      <w:i/>
      <w:iCs/>
      <w:color w:val="0F4761" w:themeColor="accent1" w:themeShade="BF"/>
    </w:rPr>
  </w:style>
  <w:style w:type="character" w:styleId="IntenseReference">
    <w:name w:val="Intense Reference"/>
    <w:basedOn w:val="DefaultParagraphFont"/>
    <w:uiPriority w:val="32"/>
    <w:qFormat/>
    <w:rsid w:val="002D6F72"/>
    <w:rPr>
      <w:b/>
      <w:bCs/>
      <w:smallCaps/>
      <w:color w:val="0F4761" w:themeColor="accent1" w:themeShade="BF"/>
      <w:spacing w:val="5"/>
    </w:rPr>
  </w:style>
  <w:style w:type="paragraph" w:styleId="NormalWeb">
    <w:name w:val="Normal (Web)"/>
    <w:basedOn w:val="Normal"/>
    <w:uiPriority w:val="99"/>
    <w:semiHidden/>
    <w:unhideWhenUsed/>
    <w:rsid w:val="002D6F7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6F72"/>
    <w:rPr>
      <w:b/>
      <w:bCs/>
    </w:rPr>
  </w:style>
  <w:style w:type="paragraph" w:styleId="Revision">
    <w:name w:val="Revision"/>
    <w:hidden/>
    <w:uiPriority w:val="99"/>
    <w:semiHidden/>
    <w:rsid w:val="00722897"/>
    <w:pPr>
      <w:spacing w:after="0" w:line="240" w:lineRule="auto"/>
    </w:pPr>
  </w:style>
  <w:style w:type="character" w:styleId="CommentReference">
    <w:name w:val="annotation reference"/>
    <w:basedOn w:val="DefaultParagraphFont"/>
    <w:uiPriority w:val="99"/>
    <w:semiHidden/>
    <w:unhideWhenUsed/>
    <w:rsid w:val="00F175A2"/>
    <w:rPr>
      <w:sz w:val="16"/>
      <w:szCs w:val="16"/>
    </w:rPr>
  </w:style>
  <w:style w:type="paragraph" w:styleId="CommentText">
    <w:name w:val="annotation text"/>
    <w:basedOn w:val="Normal"/>
    <w:link w:val="CommentTextChar"/>
    <w:uiPriority w:val="99"/>
    <w:semiHidden/>
    <w:unhideWhenUsed/>
    <w:rsid w:val="00F175A2"/>
    <w:pPr>
      <w:spacing w:line="240" w:lineRule="auto"/>
    </w:pPr>
    <w:rPr>
      <w:sz w:val="20"/>
      <w:szCs w:val="20"/>
    </w:rPr>
  </w:style>
  <w:style w:type="character" w:customStyle="1" w:styleId="CommentTextChar">
    <w:name w:val="Comment Text Char"/>
    <w:basedOn w:val="DefaultParagraphFont"/>
    <w:link w:val="CommentText"/>
    <w:uiPriority w:val="99"/>
    <w:semiHidden/>
    <w:rsid w:val="00F175A2"/>
    <w:rPr>
      <w:sz w:val="20"/>
      <w:szCs w:val="20"/>
    </w:rPr>
  </w:style>
  <w:style w:type="paragraph" w:styleId="CommentSubject">
    <w:name w:val="annotation subject"/>
    <w:basedOn w:val="CommentText"/>
    <w:next w:val="CommentText"/>
    <w:link w:val="CommentSubjectChar"/>
    <w:uiPriority w:val="99"/>
    <w:semiHidden/>
    <w:unhideWhenUsed/>
    <w:rsid w:val="00F175A2"/>
    <w:rPr>
      <w:b/>
      <w:bCs/>
    </w:rPr>
  </w:style>
  <w:style w:type="character" w:customStyle="1" w:styleId="CommentSubjectChar">
    <w:name w:val="Comment Subject Char"/>
    <w:basedOn w:val="CommentTextChar"/>
    <w:link w:val="CommentSubject"/>
    <w:uiPriority w:val="99"/>
    <w:semiHidden/>
    <w:rsid w:val="00F175A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1027</Words>
  <Characters>5856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sevgi koyuncu</dc:creator>
  <cp:keywords/>
  <dc:description/>
  <cp:lastModifiedBy>sevgi koyuncu</cp:lastModifiedBy>
  <cp:revision>2</cp:revision>
  <dcterms:created xsi:type="dcterms:W3CDTF">2026-03-31T12:22:00Z</dcterms:created>
  <dcterms:modified xsi:type="dcterms:W3CDTF">2026-03-31T12:22:00Z</dcterms:modified>
</cp:coreProperties>
</file>